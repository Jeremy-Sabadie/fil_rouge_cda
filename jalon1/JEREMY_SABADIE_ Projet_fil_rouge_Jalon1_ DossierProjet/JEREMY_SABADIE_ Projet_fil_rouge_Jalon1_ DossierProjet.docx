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6342222"/>
        <w:docPartObj>
          <w:docPartGallery w:val="Cover Pages"/>
          <w:docPartUnique/>
        </w:docPartObj>
      </w:sdtPr>
      <w:sdtEndPr>
        <w:rPr>
          <w:rFonts w:ascii="Calibri" w:hAnsi="Calibri" w:cs="Calibri"/>
          <w:kern w:val="0"/>
          <w:sz w:val="24"/>
          <w:szCs w:val="24"/>
          <w:lang w:val="fr"/>
        </w:rPr>
      </w:sdtEndPr>
      <w:sdtContent>
        <w:p w14:paraId="6972EBF6" w14:textId="1D19BF98" w:rsidR="00F5181B" w:rsidRDefault="00F5181B"/>
        <w:p w14:paraId="775787B9" w14:textId="73156A6F" w:rsidR="007335E0" w:rsidRDefault="00EB180D">
          <w:pPr>
            <w:rPr>
              <w:rFonts w:ascii="Calibri" w:hAnsi="Calibri" w:cs="Calibri"/>
              <w:kern w:val="0"/>
              <w:sz w:val="24"/>
              <w:szCs w:val="24"/>
              <w:lang w:val="fr"/>
            </w:rPr>
          </w:pPr>
          <w:r>
            <w:rPr>
              <w:noProof/>
            </w:rPr>
            <w:drawing>
              <wp:inline distT="0" distB="0" distL="0" distR="0" wp14:anchorId="17A10822" wp14:editId="17C1B1BB">
                <wp:extent cx="5505996" cy="8375650"/>
                <wp:effectExtent l="19050" t="19050" r="19050" b="25400"/>
                <wp:docPr id="770348801" name="Image 770348801" descr="Une image contenant texte, Appareils électroniques, Matériel de burea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48801" name="Image 13" descr="Une image contenant texte, Appareils électroniques, Matériel de bureau, capture d’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538328" cy="842483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commentRangeStart w:id="0"/>
          <w:commentRangeEnd w:id="0"/>
          <w:r w:rsidR="000B4839">
            <w:rPr>
              <w:rStyle w:val="Marquedecommentaire"/>
            </w:rPr>
            <w:commentReference w:id="0"/>
          </w:r>
          <w:r w:rsidR="00F5181B">
            <w:rPr>
              <w:rFonts w:ascii="Calibri" w:hAnsi="Calibri" w:cs="Calibri"/>
              <w:kern w:val="0"/>
              <w:sz w:val="24"/>
              <w:szCs w:val="24"/>
              <w:lang w:val="fr"/>
            </w:rPr>
            <w:br w:type="page"/>
          </w:r>
        </w:p>
        <w:p w14:paraId="50FA4819" w14:textId="67490527" w:rsidR="00F5181B" w:rsidRDefault="00000000">
          <w:pPr>
            <w:rPr>
              <w:rFonts w:ascii="Calibri" w:hAnsi="Calibri" w:cs="Calibri"/>
              <w:kern w:val="0"/>
              <w:sz w:val="24"/>
              <w:szCs w:val="24"/>
              <w:lang w:val="fr"/>
            </w:rPr>
          </w:pPr>
        </w:p>
      </w:sdtContent>
    </w:sdt>
    <w:sdt>
      <w:sdtPr>
        <w:rPr>
          <w:rFonts w:asciiTheme="minorHAnsi" w:eastAsiaTheme="minorHAnsi" w:hAnsiTheme="minorHAnsi" w:cstheme="minorBidi"/>
          <w:color w:val="auto"/>
          <w:kern w:val="2"/>
          <w:sz w:val="22"/>
          <w:szCs w:val="22"/>
          <w:lang w:eastAsia="en-US"/>
          <w14:ligatures w14:val="standardContextual"/>
        </w:rPr>
        <w:id w:val="200136562"/>
        <w:docPartObj>
          <w:docPartGallery w:val="Table of Contents"/>
          <w:docPartUnique/>
        </w:docPartObj>
      </w:sdtPr>
      <w:sdtEndPr>
        <w:rPr>
          <w:b/>
          <w:bCs/>
        </w:rPr>
      </w:sdtEndPr>
      <w:sdtContent>
        <w:p w14:paraId="459F82AE" w14:textId="060E5379" w:rsidR="00430B86" w:rsidRDefault="00430B86">
          <w:pPr>
            <w:pStyle w:val="En-ttedetabledesmatires"/>
          </w:pPr>
          <w:r>
            <w:t>Table des matières</w:t>
          </w:r>
        </w:p>
        <w:p w14:paraId="25B36408" w14:textId="3E8931AF" w:rsidR="004B00E4" w:rsidRDefault="00430B86">
          <w:pPr>
            <w:pStyle w:val="TM1"/>
            <w:tabs>
              <w:tab w:val="right" w:leader="dot" w:pos="10790"/>
            </w:tabs>
            <w:rPr>
              <w:rFonts w:eastAsiaTheme="minorEastAsia"/>
              <w:noProof/>
              <w:lang w:eastAsia="fr-FR"/>
            </w:rPr>
          </w:pPr>
          <w:r>
            <w:fldChar w:fldCharType="begin"/>
          </w:r>
          <w:r>
            <w:instrText xml:space="preserve"> TOC \o "1-3" \h \z \u </w:instrText>
          </w:r>
          <w:r>
            <w:fldChar w:fldCharType="separate"/>
          </w:r>
          <w:hyperlink w:anchor="_Toc138326039" w:history="1">
            <w:r w:rsidR="004B00E4" w:rsidRPr="00871C07">
              <w:rPr>
                <w:rStyle w:val="Lienhypertexte"/>
                <w:noProof/>
                <w:lang w:val="fr"/>
              </w:rPr>
              <w:t>Introduction</w:t>
            </w:r>
            <w:r w:rsidR="004B00E4">
              <w:rPr>
                <w:noProof/>
                <w:webHidden/>
              </w:rPr>
              <w:tab/>
            </w:r>
            <w:r w:rsidR="004B00E4">
              <w:rPr>
                <w:noProof/>
                <w:webHidden/>
              </w:rPr>
              <w:fldChar w:fldCharType="begin"/>
            </w:r>
            <w:r w:rsidR="004B00E4">
              <w:rPr>
                <w:noProof/>
                <w:webHidden/>
              </w:rPr>
              <w:instrText xml:space="preserve"> PAGEREF _Toc138326039 \h </w:instrText>
            </w:r>
            <w:r w:rsidR="004B00E4">
              <w:rPr>
                <w:noProof/>
                <w:webHidden/>
              </w:rPr>
            </w:r>
            <w:r w:rsidR="004B00E4">
              <w:rPr>
                <w:noProof/>
                <w:webHidden/>
              </w:rPr>
              <w:fldChar w:fldCharType="separate"/>
            </w:r>
            <w:r w:rsidR="009B3716">
              <w:rPr>
                <w:noProof/>
                <w:webHidden/>
              </w:rPr>
              <w:t>3</w:t>
            </w:r>
            <w:r w:rsidR="004B00E4">
              <w:rPr>
                <w:noProof/>
                <w:webHidden/>
              </w:rPr>
              <w:fldChar w:fldCharType="end"/>
            </w:r>
          </w:hyperlink>
        </w:p>
        <w:p w14:paraId="6E115341" w14:textId="5FF80045" w:rsidR="004B00E4" w:rsidRDefault="00000000">
          <w:pPr>
            <w:pStyle w:val="TM2"/>
            <w:tabs>
              <w:tab w:val="right" w:leader="dot" w:pos="10790"/>
            </w:tabs>
            <w:rPr>
              <w:rFonts w:eastAsiaTheme="minorEastAsia"/>
              <w:noProof/>
              <w:lang w:eastAsia="fr-FR"/>
            </w:rPr>
          </w:pPr>
          <w:hyperlink w:anchor="_Toc138326040" w:history="1">
            <w:r w:rsidR="004B00E4" w:rsidRPr="00871C07">
              <w:rPr>
                <w:rStyle w:val="Lienhypertexte"/>
                <w:noProof/>
                <w:lang w:val="fr"/>
              </w:rPr>
              <w:t>1.1</w:t>
            </w:r>
            <w:r w:rsidR="004B00E4">
              <w:rPr>
                <w:noProof/>
                <w:webHidden/>
              </w:rPr>
              <w:tab/>
            </w:r>
            <w:r w:rsidR="004B00E4">
              <w:rPr>
                <w:noProof/>
                <w:webHidden/>
              </w:rPr>
              <w:fldChar w:fldCharType="begin"/>
            </w:r>
            <w:r w:rsidR="004B00E4">
              <w:rPr>
                <w:noProof/>
                <w:webHidden/>
              </w:rPr>
              <w:instrText xml:space="preserve"> PAGEREF _Toc138326040 \h </w:instrText>
            </w:r>
            <w:r w:rsidR="004B00E4">
              <w:rPr>
                <w:noProof/>
                <w:webHidden/>
              </w:rPr>
            </w:r>
            <w:r w:rsidR="004B00E4">
              <w:rPr>
                <w:noProof/>
                <w:webHidden/>
              </w:rPr>
              <w:fldChar w:fldCharType="separate"/>
            </w:r>
            <w:r w:rsidR="009B3716">
              <w:rPr>
                <w:noProof/>
                <w:webHidden/>
              </w:rPr>
              <w:t>3</w:t>
            </w:r>
            <w:r w:rsidR="004B00E4">
              <w:rPr>
                <w:noProof/>
                <w:webHidden/>
              </w:rPr>
              <w:fldChar w:fldCharType="end"/>
            </w:r>
          </w:hyperlink>
        </w:p>
        <w:p w14:paraId="29B3E857" w14:textId="5520A9B4" w:rsidR="004B00E4" w:rsidRDefault="00000000">
          <w:pPr>
            <w:pStyle w:val="TM2"/>
            <w:tabs>
              <w:tab w:val="left" w:pos="880"/>
              <w:tab w:val="right" w:leader="dot" w:pos="10790"/>
            </w:tabs>
            <w:rPr>
              <w:rFonts w:eastAsiaTheme="minorEastAsia"/>
              <w:noProof/>
              <w:lang w:eastAsia="fr-FR"/>
            </w:rPr>
          </w:pPr>
          <w:hyperlink w:anchor="_Toc138326041" w:history="1">
            <w:r w:rsidR="004B00E4" w:rsidRPr="00871C07">
              <w:rPr>
                <w:rStyle w:val="Lienhypertexte"/>
                <w:noProof/>
                <w:lang w:val="fr"/>
              </w:rPr>
              <w:t>1.2</w:t>
            </w:r>
            <w:r w:rsidR="004B00E4">
              <w:rPr>
                <w:rFonts w:eastAsiaTheme="minorEastAsia"/>
                <w:noProof/>
                <w:lang w:eastAsia="fr-FR"/>
              </w:rPr>
              <w:tab/>
            </w:r>
            <w:r w:rsidR="004B00E4" w:rsidRPr="00871C07">
              <w:rPr>
                <w:rStyle w:val="Lienhypertexte"/>
                <w:noProof/>
                <w:lang w:val="fr"/>
              </w:rPr>
              <w:t>Contexte pédagogique</w:t>
            </w:r>
            <w:r w:rsidR="004B00E4">
              <w:rPr>
                <w:noProof/>
                <w:webHidden/>
              </w:rPr>
              <w:tab/>
            </w:r>
            <w:r w:rsidR="004B00E4">
              <w:rPr>
                <w:noProof/>
                <w:webHidden/>
              </w:rPr>
              <w:fldChar w:fldCharType="begin"/>
            </w:r>
            <w:r w:rsidR="004B00E4">
              <w:rPr>
                <w:noProof/>
                <w:webHidden/>
              </w:rPr>
              <w:instrText xml:space="preserve"> PAGEREF _Toc138326041 \h </w:instrText>
            </w:r>
            <w:r w:rsidR="004B00E4">
              <w:rPr>
                <w:noProof/>
                <w:webHidden/>
              </w:rPr>
            </w:r>
            <w:r w:rsidR="004B00E4">
              <w:rPr>
                <w:noProof/>
                <w:webHidden/>
              </w:rPr>
              <w:fldChar w:fldCharType="separate"/>
            </w:r>
            <w:r w:rsidR="009B3716">
              <w:rPr>
                <w:noProof/>
                <w:webHidden/>
              </w:rPr>
              <w:t>3</w:t>
            </w:r>
            <w:r w:rsidR="004B00E4">
              <w:rPr>
                <w:noProof/>
                <w:webHidden/>
              </w:rPr>
              <w:fldChar w:fldCharType="end"/>
            </w:r>
          </w:hyperlink>
        </w:p>
        <w:p w14:paraId="75E511AB" w14:textId="6CE15A40" w:rsidR="004B00E4" w:rsidRDefault="00000000">
          <w:pPr>
            <w:pStyle w:val="TM2"/>
            <w:tabs>
              <w:tab w:val="left" w:pos="880"/>
              <w:tab w:val="right" w:leader="dot" w:pos="10790"/>
            </w:tabs>
            <w:rPr>
              <w:rFonts w:eastAsiaTheme="minorEastAsia"/>
              <w:noProof/>
              <w:lang w:eastAsia="fr-FR"/>
            </w:rPr>
          </w:pPr>
          <w:hyperlink w:anchor="_Toc138326042" w:history="1">
            <w:r w:rsidR="004B00E4" w:rsidRPr="00871C07">
              <w:rPr>
                <w:rStyle w:val="Lienhypertexte"/>
                <w:noProof/>
                <w:lang w:val="fr"/>
              </w:rPr>
              <w:t>1.3</w:t>
            </w:r>
            <w:r w:rsidR="004B00E4">
              <w:rPr>
                <w:rFonts w:eastAsiaTheme="minorEastAsia"/>
                <w:noProof/>
                <w:lang w:eastAsia="fr-FR"/>
              </w:rPr>
              <w:tab/>
            </w:r>
            <w:r w:rsidR="004B00E4" w:rsidRPr="00871C07">
              <w:rPr>
                <w:rStyle w:val="Lienhypertexte"/>
                <w:noProof/>
                <w:lang w:val="fr"/>
              </w:rPr>
              <w:t>Résumé et contexte du projet</w:t>
            </w:r>
            <w:r w:rsidR="004B00E4">
              <w:rPr>
                <w:noProof/>
                <w:webHidden/>
              </w:rPr>
              <w:tab/>
            </w:r>
            <w:r w:rsidR="004B00E4">
              <w:rPr>
                <w:noProof/>
                <w:webHidden/>
              </w:rPr>
              <w:fldChar w:fldCharType="begin"/>
            </w:r>
            <w:r w:rsidR="004B00E4">
              <w:rPr>
                <w:noProof/>
                <w:webHidden/>
              </w:rPr>
              <w:instrText xml:space="preserve"> PAGEREF _Toc138326042 \h </w:instrText>
            </w:r>
            <w:r w:rsidR="004B00E4">
              <w:rPr>
                <w:noProof/>
                <w:webHidden/>
              </w:rPr>
            </w:r>
            <w:r w:rsidR="004B00E4">
              <w:rPr>
                <w:noProof/>
                <w:webHidden/>
              </w:rPr>
              <w:fldChar w:fldCharType="separate"/>
            </w:r>
            <w:r w:rsidR="009B3716">
              <w:rPr>
                <w:noProof/>
                <w:webHidden/>
              </w:rPr>
              <w:t>3</w:t>
            </w:r>
            <w:r w:rsidR="004B00E4">
              <w:rPr>
                <w:noProof/>
                <w:webHidden/>
              </w:rPr>
              <w:fldChar w:fldCharType="end"/>
            </w:r>
          </w:hyperlink>
        </w:p>
        <w:p w14:paraId="6FE3B292" w14:textId="4B1107A6" w:rsidR="004B00E4" w:rsidRDefault="00000000">
          <w:pPr>
            <w:pStyle w:val="TM2"/>
            <w:tabs>
              <w:tab w:val="left" w:pos="880"/>
              <w:tab w:val="right" w:leader="dot" w:pos="10790"/>
            </w:tabs>
            <w:rPr>
              <w:rFonts w:eastAsiaTheme="minorEastAsia"/>
              <w:noProof/>
              <w:lang w:eastAsia="fr-FR"/>
            </w:rPr>
          </w:pPr>
          <w:hyperlink w:anchor="_Toc138326043" w:history="1">
            <w:r w:rsidR="004B00E4" w:rsidRPr="00871C07">
              <w:rPr>
                <w:rStyle w:val="Lienhypertexte"/>
                <w:noProof/>
              </w:rPr>
              <w:t>1.4</w:t>
            </w:r>
            <w:r w:rsidR="004B00E4">
              <w:rPr>
                <w:rFonts w:eastAsiaTheme="minorEastAsia"/>
                <w:noProof/>
                <w:lang w:eastAsia="fr-FR"/>
              </w:rPr>
              <w:tab/>
            </w:r>
            <w:r w:rsidR="004B00E4" w:rsidRPr="00871C07">
              <w:rPr>
                <w:rStyle w:val="Lienhypertexte"/>
                <w:noProof/>
                <w:shd w:val="clear" w:color="auto" w:fill="FFFFFF"/>
              </w:rPr>
              <w:t>Objectif :</w:t>
            </w:r>
            <w:r w:rsidR="004B00E4">
              <w:rPr>
                <w:noProof/>
                <w:webHidden/>
              </w:rPr>
              <w:tab/>
            </w:r>
            <w:r w:rsidR="004B00E4">
              <w:rPr>
                <w:noProof/>
                <w:webHidden/>
              </w:rPr>
              <w:fldChar w:fldCharType="begin"/>
            </w:r>
            <w:r w:rsidR="004B00E4">
              <w:rPr>
                <w:noProof/>
                <w:webHidden/>
              </w:rPr>
              <w:instrText xml:space="preserve"> PAGEREF _Toc138326043 \h </w:instrText>
            </w:r>
            <w:r w:rsidR="004B00E4">
              <w:rPr>
                <w:noProof/>
                <w:webHidden/>
              </w:rPr>
            </w:r>
            <w:r w:rsidR="004B00E4">
              <w:rPr>
                <w:noProof/>
                <w:webHidden/>
              </w:rPr>
              <w:fldChar w:fldCharType="separate"/>
            </w:r>
            <w:r w:rsidR="009B3716">
              <w:rPr>
                <w:noProof/>
                <w:webHidden/>
              </w:rPr>
              <w:t>3</w:t>
            </w:r>
            <w:r w:rsidR="004B00E4">
              <w:rPr>
                <w:noProof/>
                <w:webHidden/>
              </w:rPr>
              <w:fldChar w:fldCharType="end"/>
            </w:r>
          </w:hyperlink>
        </w:p>
        <w:p w14:paraId="0D468926" w14:textId="4DAD0573" w:rsidR="004B00E4" w:rsidRDefault="00000000">
          <w:pPr>
            <w:pStyle w:val="TM1"/>
            <w:tabs>
              <w:tab w:val="left" w:pos="440"/>
              <w:tab w:val="right" w:leader="dot" w:pos="10790"/>
            </w:tabs>
            <w:rPr>
              <w:rFonts w:eastAsiaTheme="minorEastAsia"/>
              <w:noProof/>
              <w:lang w:eastAsia="fr-FR"/>
            </w:rPr>
          </w:pPr>
          <w:hyperlink w:anchor="_Toc138326044" w:history="1">
            <w:r w:rsidR="004B00E4" w:rsidRPr="00871C07">
              <w:rPr>
                <w:rStyle w:val="Lienhypertexte"/>
                <w:noProof/>
              </w:rPr>
              <w:t>2</w:t>
            </w:r>
            <w:r w:rsidR="004B00E4">
              <w:rPr>
                <w:rFonts w:eastAsiaTheme="minorEastAsia"/>
                <w:noProof/>
                <w:lang w:eastAsia="fr-FR"/>
              </w:rPr>
              <w:tab/>
            </w:r>
            <w:r w:rsidR="004B00E4" w:rsidRPr="00871C07">
              <w:rPr>
                <w:rStyle w:val="Lienhypertexte"/>
                <w:noProof/>
              </w:rPr>
              <w:t>Spécifications du projet :</w:t>
            </w:r>
            <w:r w:rsidR="004B00E4">
              <w:rPr>
                <w:noProof/>
                <w:webHidden/>
              </w:rPr>
              <w:tab/>
            </w:r>
            <w:r w:rsidR="004B00E4">
              <w:rPr>
                <w:noProof/>
                <w:webHidden/>
              </w:rPr>
              <w:fldChar w:fldCharType="begin"/>
            </w:r>
            <w:r w:rsidR="004B00E4">
              <w:rPr>
                <w:noProof/>
                <w:webHidden/>
              </w:rPr>
              <w:instrText xml:space="preserve"> PAGEREF _Toc138326044 \h </w:instrText>
            </w:r>
            <w:r w:rsidR="004B00E4">
              <w:rPr>
                <w:noProof/>
                <w:webHidden/>
              </w:rPr>
            </w:r>
            <w:r w:rsidR="004B00E4">
              <w:rPr>
                <w:noProof/>
                <w:webHidden/>
              </w:rPr>
              <w:fldChar w:fldCharType="separate"/>
            </w:r>
            <w:r w:rsidR="009B3716">
              <w:rPr>
                <w:noProof/>
                <w:webHidden/>
              </w:rPr>
              <w:t>3</w:t>
            </w:r>
            <w:r w:rsidR="004B00E4">
              <w:rPr>
                <w:noProof/>
                <w:webHidden/>
              </w:rPr>
              <w:fldChar w:fldCharType="end"/>
            </w:r>
          </w:hyperlink>
        </w:p>
        <w:p w14:paraId="66081EE4" w14:textId="5F867AE8" w:rsidR="004B00E4" w:rsidRDefault="00000000">
          <w:pPr>
            <w:pStyle w:val="TM2"/>
            <w:tabs>
              <w:tab w:val="left" w:pos="880"/>
              <w:tab w:val="right" w:leader="dot" w:pos="10790"/>
            </w:tabs>
            <w:rPr>
              <w:rFonts w:eastAsiaTheme="minorEastAsia"/>
              <w:noProof/>
              <w:lang w:eastAsia="fr-FR"/>
            </w:rPr>
          </w:pPr>
          <w:hyperlink w:anchor="_Toc138326045" w:history="1">
            <w:r w:rsidR="004B00E4" w:rsidRPr="00871C07">
              <w:rPr>
                <w:rStyle w:val="Lienhypertexte"/>
                <w:noProof/>
              </w:rPr>
              <w:t>2.1</w:t>
            </w:r>
            <w:r w:rsidR="004B00E4">
              <w:rPr>
                <w:rFonts w:eastAsiaTheme="minorEastAsia"/>
                <w:noProof/>
                <w:lang w:eastAsia="fr-FR"/>
              </w:rPr>
              <w:tab/>
            </w:r>
            <w:r w:rsidR="004B00E4" w:rsidRPr="00871C07">
              <w:rPr>
                <w:rStyle w:val="Lienhypertexte"/>
                <w:noProof/>
              </w:rPr>
              <w:t>Spécification des besoins fonctionnels :</w:t>
            </w:r>
            <w:r w:rsidR="004B00E4">
              <w:rPr>
                <w:noProof/>
                <w:webHidden/>
              </w:rPr>
              <w:tab/>
            </w:r>
            <w:r w:rsidR="004B00E4">
              <w:rPr>
                <w:noProof/>
                <w:webHidden/>
              </w:rPr>
              <w:fldChar w:fldCharType="begin"/>
            </w:r>
            <w:r w:rsidR="004B00E4">
              <w:rPr>
                <w:noProof/>
                <w:webHidden/>
              </w:rPr>
              <w:instrText xml:space="preserve"> PAGEREF _Toc138326045 \h </w:instrText>
            </w:r>
            <w:r w:rsidR="004B00E4">
              <w:rPr>
                <w:noProof/>
                <w:webHidden/>
              </w:rPr>
            </w:r>
            <w:r w:rsidR="004B00E4">
              <w:rPr>
                <w:noProof/>
                <w:webHidden/>
              </w:rPr>
              <w:fldChar w:fldCharType="separate"/>
            </w:r>
            <w:r w:rsidR="009B3716">
              <w:rPr>
                <w:noProof/>
                <w:webHidden/>
              </w:rPr>
              <w:t>3</w:t>
            </w:r>
            <w:r w:rsidR="004B00E4">
              <w:rPr>
                <w:noProof/>
                <w:webHidden/>
              </w:rPr>
              <w:fldChar w:fldCharType="end"/>
            </w:r>
          </w:hyperlink>
        </w:p>
        <w:p w14:paraId="6095F17C" w14:textId="5E3FBDFE" w:rsidR="004B00E4" w:rsidRDefault="00000000">
          <w:pPr>
            <w:pStyle w:val="TM2"/>
            <w:tabs>
              <w:tab w:val="left" w:pos="880"/>
              <w:tab w:val="right" w:leader="dot" w:pos="10790"/>
            </w:tabs>
            <w:rPr>
              <w:rFonts w:eastAsiaTheme="minorEastAsia"/>
              <w:noProof/>
              <w:lang w:eastAsia="fr-FR"/>
            </w:rPr>
          </w:pPr>
          <w:hyperlink w:anchor="_Toc138326046" w:history="1">
            <w:r w:rsidR="004B00E4" w:rsidRPr="00871C07">
              <w:rPr>
                <w:rStyle w:val="Lienhypertexte"/>
                <w:noProof/>
              </w:rPr>
              <w:t>2.2</w:t>
            </w:r>
            <w:r w:rsidR="004B00E4">
              <w:rPr>
                <w:rFonts w:eastAsiaTheme="minorEastAsia"/>
                <w:noProof/>
                <w:lang w:eastAsia="fr-FR"/>
              </w:rPr>
              <w:tab/>
            </w:r>
            <w:r w:rsidR="004B00E4" w:rsidRPr="00871C07">
              <w:rPr>
                <w:rStyle w:val="Lienhypertexte"/>
                <w:noProof/>
              </w:rPr>
              <w:t>Spécification technique</w:t>
            </w:r>
            <w:r w:rsidR="004B00E4">
              <w:rPr>
                <w:noProof/>
                <w:webHidden/>
              </w:rPr>
              <w:tab/>
            </w:r>
            <w:r w:rsidR="004B00E4">
              <w:rPr>
                <w:noProof/>
                <w:webHidden/>
              </w:rPr>
              <w:fldChar w:fldCharType="begin"/>
            </w:r>
            <w:r w:rsidR="004B00E4">
              <w:rPr>
                <w:noProof/>
                <w:webHidden/>
              </w:rPr>
              <w:instrText xml:space="preserve"> PAGEREF _Toc138326046 \h </w:instrText>
            </w:r>
            <w:r w:rsidR="004B00E4">
              <w:rPr>
                <w:noProof/>
                <w:webHidden/>
              </w:rPr>
            </w:r>
            <w:r w:rsidR="004B00E4">
              <w:rPr>
                <w:noProof/>
                <w:webHidden/>
              </w:rPr>
              <w:fldChar w:fldCharType="separate"/>
            </w:r>
            <w:r w:rsidR="009B3716">
              <w:rPr>
                <w:noProof/>
                <w:webHidden/>
              </w:rPr>
              <w:t>4</w:t>
            </w:r>
            <w:r w:rsidR="004B00E4">
              <w:rPr>
                <w:noProof/>
                <w:webHidden/>
              </w:rPr>
              <w:fldChar w:fldCharType="end"/>
            </w:r>
          </w:hyperlink>
        </w:p>
        <w:p w14:paraId="735E0805" w14:textId="1E2282BA" w:rsidR="004B00E4" w:rsidRDefault="00000000">
          <w:pPr>
            <w:pStyle w:val="TM2"/>
            <w:tabs>
              <w:tab w:val="left" w:pos="880"/>
              <w:tab w:val="right" w:leader="dot" w:pos="10790"/>
            </w:tabs>
            <w:rPr>
              <w:rFonts w:eastAsiaTheme="minorEastAsia"/>
              <w:noProof/>
              <w:lang w:eastAsia="fr-FR"/>
            </w:rPr>
          </w:pPr>
          <w:hyperlink w:anchor="_Toc138326047" w:history="1">
            <w:r w:rsidR="004B00E4" w:rsidRPr="00871C07">
              <w:rPr>
                <w:rStyle w:val="Lienhypertexte"/>
                <w:noProof/>
              </w:rPr>
              <w:t>2.3</w:t>
            </w:r>
            <w:r w:rsidR="004B00E4">
              <w:rPr>
                <w:rFonts w:eastAsiaTheme="minorEastAsia"/>
                <w:noProof/>
                <w:lang w:eastAsia="fr-FR"/>
              </w:rPr>
              <w:tab/>
            </w:r>
            <w:r w:rsidR="004B00E4" w:rsidRPr="00871C07">
              <w:rPr>
                <w:rStyle w:val="Lienhypertexte"/>
                <w:noProof/>
              </w:rPr>
              <w:t>Architecture</w:t>
            </w:r>
            <w:r w:rsidR="004B00E4">
              <w:rPr>
                <w:noProof/>
                <w:webHidden/>
              </w:rPr>
              <w:tab/>
            </w:r>
            <w:r w:rsidR="004B00E4">
              <w:rPr>
                <w:noProof/>
                <w:webHidden/>
              </w:rPr>
              <w:fldChar w:fldCharType="begin"/>
            </w:r>
            <w:r w:rsidR="004B00E4">
              <w:rPr>
                <w:noProof/>
                <w:webHidden/>
              </w:rPr>
              <w:instrText xml:space="preserve"> PAGEREF _Toc138326047 \h </w:instrText>
            </w:r>
            <w:r w:rsidR="004B00E4">
              <w:rPr>
                <w:noProof/>
                <w:webHidden/>
              </w:rPr>
            </w:r>
            <w:r w:rsidR="004B00E4">
              <w:rPr>
                <w:noProof/>
                <w:webHidden/>
              </w:rPr>
              <w:fldChar w:fldCharType="separate"/>
            </w:r>
            <w:r w:rsidR="009B3716">
              <w:rPr>
                <w:noProof/>
                <w:webHidden/>
              </w:rPr>
              <w:t>4</w:t>
            </w:r>
            <w:r w:rsidR="004B00E4">
              <w:rPr>
                <w:noProof/>
                <w:webHidden/>
              </w:rPr>
              <w:fldChar w:fldCharType="end"/>
            </w:r>
          </w:hyperlink>
        </w:p>
        <w:p w14:paraId="7966B02F" w14:textId="1F70D9E1" w:rsidR="004B00E4" w:rsidRDefault="00000000">
          <w:pPr>
            <w:pStyle w:val="TM2"/>
            <w:tabs>
              <w:tab w:val="left" w:pos="880"/>
              <w:tab w:val="right" w:leader="dot" w:pos="10790"/>
            </w:tabs>
            <w:rPr>
              <w:rFonts w:eastAsiaTheme="minorEastAsia"/>
              <w:noProof/>
              <w:lang w:eastAsia="fr-FR"/>
            </w:rPr>
          </w:pPr>
          <w:hyperlink w:anchor="_Toc138326048" w:history="1">
            <w:r w:rsidR="004B00E4" w:rsidRPr="00871C07">
              <w:rPr>
                <w:rStyle w:val="Lienhypertexte"/>
                <w:noProof/>
              </w:rPr>
              <w:t>2.4</w:t>
            </w:r>
            <w:r w:rsidR="004B00E4">
              <w:rPr>
                <w:rFonts w:eastAsiaTheme="minorEastAsia"/>
                <w:noProof/>
                <w:lang w:eastAsia="fr-FR"/>
              </w:rPr>
              <w:tab/>
            </w:r>
            <w:r w:rsidR="004B00E4" w:rsidRPr="00871C07">
              <w:rPr>
                <w:rStyle w:val="Lienhypertexte"/>
                <w:noProof/>
              </w:rPr>
              <w:t>Environnement de développement</w:t>
            </w:r>
            <w:r w:rsidR="004B00E4">
              <w:rPr>
                <w:noProof/>
                <w:webHidden/>
              </w:rPr>
              <w:tab/>
            </w:r>
            <w:r w:rsidR="004B00E4">
              <w:rPr>
                <w:noProof/>
                <w:webHidden/>
              </w:rPr>
              <w:fldChar w:fldCharType="begin"/>
            </w:r>
            <w:r w:rsidR="004B00E4">
              <w:rPr>
                <w:noProof/>
                <w:webHidden/>
              </w:rPr>
              <w:instrText xml:space="preserve"> PAGEREF _Toc138326048 \h </w:instrText>
            </w:r>
            <w:r w:rsidR="004B00E4">
              <w:rPr>
                <w:noProof/>
                <w:webHidden/>
              </w:rPr>
            </w:r>
            <w:r w:rsidR="004B00E4">
              <w:rPr>
                <w:noProof/>
                <w:webHidden/>
              </w:rPr>
              <w:fldChar w:fldCharType="separate"/>
            </w:r>
            <w:r w:rsidR="009B3716">
              <w:rPr>
                <w:noProof/>
                <w:webHidden/>
              </w:rPr>
              <w:t>4</w:t>
            </w:r>
            <w:r w:rsidR="004B00E4">
              <w:rPr>
                <w:noProof/>
                <w:webHidden/>
              </w:rPr>
              <w:fldChar w:fldCharType="end"/>
            </w:r>
          </w:hyperlink>
        </w:p>
        <w:p w14:paraId="7381EB64" w14:textId="47A8B860" w:rsidR="004B00E4" w:rsidRDefault="00000000">
          <w:pPr>
            <w:pStyle w:val="TM2"/>
            <w:tabs>
              <w:tab w:val="left" w:pos="880"/>
              <w:tab w:val="right" w:leader="dot" w:pos="10790"/>
            </w:tabs>
            <w:rPr>
              <w:rFonts w:eastAsiaTheme="minorEastAsia"/>
              <w:noProof/>
              <w:lang w:eastAsia="fr-FR"/>
            </w:rPr>
          </w:pPr>
          <w:hyperlink w:anchor="_Toc138326049" w:history="1">
            <w:r w:rsidR="004B00E4" w:rsidRPr="00871C07">
              <w:rPr>
                <w:rStyle w:val="Lienhypertexte"/>
                <w:noProof/>
                <w:lang w:val="fr"/>
              </w:rPr>
              <w:t>2.5</w:t>
            </w:r>
            <w:r w:rsidR="004B00E4">
              <w:rPr>
                <w:rFonts w:eastAsiaTheme="minorEastAsia"/>
                <w:noProof/>
                <w:lang w:eastAsia="fr-FR"/>
              </w:rPr>
              <w:tab/>
            </w:r>
            <w:r w:rsidR="004B00E4" w:rsidRPr="00871C07">
              <w:rPr>
                <w:rStyle w:val="Lienhypertexte"/>
                <w:noProof/>
                <w:lang w:val="fr"/>
              </w:rPr>
              <w:t>Technologies :</w:t>
            </w:r>
            <w:r w:rsidR="004B00E4">
              <w:rPr>
                <w:noProof/>
                <w:webHidden/>
              </w:rPr>
              <w:tab/>
            </w:r>
            <w:r w:rsidR="004B00E4">
              <w:rPr>
                <w:noProof/>
                <w:webHidden/>
              </w:rPr>
              <w:fldChar w:fldCharType="begin"/>
            </w:r>
            <w:r w:rsidR="004B00E4">
              <w:rPr>
                <w:noProof/>
                <w:webHidden/>
              </w:rPr>
              <w:instrText xml:space="preserve"> PAGEREF _Toc138326049 \h </w:instrText>
            </w:r>
            <w:r w:rsidR="004B00E4">
              <w:rPr>
                <w:noProof/>
                <w:webHidden/>
              </w:rPr>
            </w:r>
            <w:r w:rsidR="004B00E4">
              <w:rPr>
                <w:noProof/>
                <w:webHidden/>
              </w:rPr>
              <w:fldChar w:fldCharType="separate"/>
            </w:r>
            <w:r w:rsidR="009B3716">
              <w:rPr>
                <w:noProof/>
                <w:webHidden/>
              </w:rPr>
              <w:t>4</w:t>
            </w:r>
            <w:r w:rsidR="004B00E4">
              <w:rPr>
                <w:noProof/>
                <w:webHidden/>
              </w:rPr>
              <w:fldChar w:fldCharType="end"/>
            </w:r>
          </w:hyperlink>
        </w:p>
        <w:p w14:paraId="5A303FF5" w14:textId="1845D92D" w:rsidR="004B00E4" w:rsidRDefault="00000000">
          <w:pPr>
            <w:pStyle w:val="TM1"/>
            <w:tabs>
              <w:tab w:val="left" w:pos="440"/>
              <w:tab w:val="right" w:leader="dot" w:pos="10790"/>
            </w:tabs>
            <w:rPr>
              <w:rFonts w:eastAsiaTheme="minorEastAsia"/>
              <w:noProof/>
              <w:lang w:eastAsia="fr-FR"/>
            </w:rPr>
          </w:pPr>
          <w:hyperlink w:anchor="_Toc138326050" w:history="1">
            <w:r w:rsidR="004B00E4" w:rsidRPr="00871C07">
              <w:rPr>
                <w:rStyle w:val="Lienhypertexte"/>
                <w:noProof/>
              </w:rPr>
              <w:t>3</w:t>
            </w:r>
            <w:r w:rsidR="004B00E4">
              <w:rPr>
                <w:rFonts w:eastAsiaTheme="minorEastAsia"/>
                <w:noProof/>
                <w:lang w:eastAsia="fr-FR"/>
              </w:rPr>
              <w:tab/>
            </w:r>
            <w:r w:rsidR="004B00E4" w:rsidRPr="00871C07">
              <w:rPr>
                <w:rStyle w:val="Lienhypertexte"/>
                <w:noProof/>
              </w:rPr>
              <w:t>Mise en place de l’environnement technique</w:t>
            </w:r>
            <w:r w:rsidR="004B00E4">
              <w:rPr>
                <w:noProof/>
                <w:webHidden/>
              </w:rPr>
              <w:tab/>
            </w:r>
            <w:r w:rsidR="004B00E4">
              <w:rPr>
                <w:noProof/>
                <w:webHidden/>
              </w:rPr>
              <w:fldChar w:fldCharType="begin"/>
            </w:r>
            <w:r w:rsidR="004B00E4">
              <w:rPr>
                <w:noProof/>
                <w:webHidden/>
              </w:rPr>
              <w:instrText xml:space="preserve"> PAGEREF _Toc138326050 \h </w:instrText>
            </w:r>
            <w:r w:rsidR="004B00E4">
              <w:rPr>
                <w:noProof/>
                <w:webHidden/>
              </w:rPr>
            </w:r>
            <w:r w:rsidR="004B00E4">
              <w:rPr>
                <w:noProof/>
                <w:webHidden/>
              </w:rPr>
              <w:fldChar w:fldCharType="separate"/>
            </w:r>
            <w:r w:rsidR="009B3716">
              <w:rPr>
                <w:noProof/>
                <w:webHidden/>
              </w:rPr>
              <w:t>4</w:t>
            </w:r>
            <w:r w:rsidR="004B00E4">
              <w:rPr>
                <w:noProof/>
                <w:webHidden/>
              </w:rPr>
              <w:fldChar w:fldCharType="end"/>
            </w:r>
          </w:hyperlink>
        </w:p>
        <w:p w14:paraId="081271C0" w14:textId="5BAFD715" w:rsidR="004B00E4" w:rsidRDefault="00000000">
          <w:pPr>
            <w:pStyle w:val="TM2"/>
            <w:tabs>
              <w:tab w:val="left" w:pos="880"/>
              <w:tab w:val="right" w:leader="dot" w:pos="10790"/>
            </w:tabs>
            <w:rPr>
              <w:rFonts w:eastAsiaTheme="minorEastAsia"/>
              <w:noProof/>
              <w:lang w:eastAsia="fr-FR"/>
            </w:rPr>
          </w:pPr>
          <w:hyperlink w:anchor="_Toc138326051" w:history="1">
            <w:r w:rsidR="004B00E4" w:rsidRPr="00871C07">
              <w:rPr>
                <w:rStyle w:val="Lienhypertexte"/>
                <w:noProof/>
              </w:rPr>
              <w:t>3.1</w:t>
            </w:r>
            <w:r w:rsidR="004B00E4">
              <w:rPr>
                <w:rFonts w:eastAsiaTheme="minorEastAsia"/>
                <w:noProof/>
                <w:lang w:eastAsia="fr-FR"/>
              </w:rPr>
              <w:tab/>
            </w:r>
            <w:r w:rsidR="004B00E4" w:rsidRPr="00871C07">
              <w:rPr>
                <w:rStyle w:val="Lienhypertexte"/>
                <w:noProof/>
              </w:rPr>
              <w:t>Module et fonctionnalités</w:t>
            </w:r>
            <w:r w:rsidR="004B00E4">
              <w:rPr>
                <w:noProof/>
                <w:webHidden/>
              </w:rPr>
              <w:tab/>
            </w:r>
            <w:r w:rsidR="004B00E4">
              <w:rPr>
                <w:noProof/>
                <w:webHidden/>
              </w:rPr>
              <w:fldChar w:fldCharType="begin"/>
            </w:r>
            <w:r w:rsidR="004B00E4">
              <w:rPr>
                <w:noProof/>
                <w:webHidden/>
              </w:rPr>
              <w:instrText xml:space="preserve"> PAGEREF _Toc138326051 \h </w:instrText>
            </w:r>
            <w:r w:rsidR="004B00E4">
              <w:rPr>
                <w:noProof/>
                <w:webHidden/>
              </w:rPr>
            </w:r>
            <w:r w:rsidR="004B00E4">
              <w:rPr>
                <w:noProof/>
                <w:webHidden/>
              </w:rPr>
              <w:fldChar w:fldCharType="separate"/>
            </w:r>
            <w:r w:rsidR="009B3716">
              <w:rPr>
                <w:noProof/>
                <w:webHidden/>
              </w:rPr>
              <w:t>4</w:t>
            </w:r>
            <w:r w:rsidR="004B00E4">
              <w:rPr>
                <w:noProof/>
                <w:webHidden/>
              </w:rPr>
              <w:fldChar w:fldCharType="end"/>
            </w:r>
          </w:hyperlink>
        </w:p>
        <w:p w14:paraId="46A27AC3" w14:textId="076B0114" w:rsidR="004B00E4" w:rsidRDefault="00000000">
          <w:pPr>
            <w:pStyle w:val="TM3"/>
            <w:tabs>
              <w:tab w:val="left" w:pos="1320"/>
              <w:tab w:val="right" w:leader="dot" w:pos="10790"/>
            </w:tabs>
            <w:rPr>
              <w:rFonts w:eastAsiaTheme="minorEastAsia"/>
              <w:noProof/>
              <w:lang w:eastAsia="fr-FR"/>
            </w:rPr>
          </w:pPr>
          <w:hyperlink w:anchor="_Toc138326052" w:history="1">
            <w:r w:rsidR="004B00E4" w:rsidRPr="00871C07">
              <w:rPr>
                <w:rStyle w:val="Lienhypertexte"/>
                <w:noProof/>
              </w:rPr>
              <w:t>3.1.1</w:t>
            </w:r>
            <w:r w:rsidR="004B00E4">
              <w:rPr>
                <w:rFonts w:eastAsiaTheme="minorEastAsia"/>
                <w:noProof/>
                <w:lang w:eastAsia="fr-FR"/>
              </w:rPr>
              <w:tab/>
            </w:r>
            <w:r w:rsidR="004B00E4" w:rsidRPr="00871C07">
              <w:rPr>
                <w:rStyle w:val="Lienhypertexte"/>
                <w:noProof/>
              </w:rPr>
              <w:t>Utilisation du module Fortify</w:t>
            </w:r>
            <w:r w:rsidR="004B00E4">
              <w:rPr>
                <w:noProof/>
                <w:webHidden/>
              </w:rPr>
              <w:tab/>
            </w:r>
            <w:r w:rsidR="004B00E4">
              <w:rPr>
                <w:noProof/>
                <w:webHidden/>
              </w:rPr>
              <w:fldChar w:fldCharType="begin"/>
            </w:r>
            <w:r w:rsidR="004B00E4">
              <w:rPr>
                <w:noProof/>
                <w:webHidden/>
              </w:rPr>
              <w:instrText xml:space="preserve"> PAGEREF _Toc138326052 \h </w:instrText>
            </w:r>
            <w:r w:rsidR="004B00E4">
              <w:rPr>
                <w:noProof/>
                <w:webHidden/>
              </w:rPr>
            </w:r>
            <w:r w:rsidR="004B00E4">
              <w:rPr>
                <w:noProof/>
                <w:webHidden/>
              </w:rPr>
              <w:fldChar w:fldCharType="separate"/>
            </w:r>
            <w:r w:rsidR="009B3716">
              <w:rPr>
                <w:noProof/>
                <w:webHidden/>
              </w:rPr>
              <w:t>5</w:t>
            </w:r>
            <w:r w:rsidR="004B00E4">
              <w:rPr>
                <w:noProof/>
                <w:webHidden/>
              </w:rPr>
              <w:fldChar w:fldCharType="end"/>
            </w:r>
          </w:hyperlink>
        </w:p>
        <w:p w14:paraId="624C6487" w14:textId="58DE1D1B" w:rsidR="004B00E4" w:rsidRDefault="00000000">
          <w:pPr>
            <w:pStyle w:val="TM3"/>
            <w:tabs>
              <w:tab w:val="right" w:leader="dot" w:pos="10790"/>
            </w:tabs>
            <w:rPr>
              <w:rFonts w:eastAsiaTheme="minorEastAsia"/>
              <w:noProof/>
              <w:lang w:eastAsia="fr-FR"/>
            </w:rPr>
          </w:pPr>
          <w:hyperlink w:anchor="_Toc138326053" w:history="1">
            <w:r w:rsidR="004B00E4" w:rsidRPr="00871C07">
              <w:rPr>
                <w:rStyle w:val="Lienhypertexte"/>
                <w:noProof/>
              </w:rPr>
              <w:t>3.1.2</w:t>
            </w:r>
            <w:r w:rsidR="004B00E4">
              <w:rPr>
                <w:noProof/>
                <w:webHidden/>
              </w:rPr>
              <w:tab/>
            </w:r>
            <w:r w:rsidR="004B00E4">
              <w:rPr>
                <w:noProof/>
                <w:webHidden/>
              </w:rPr>
              <w:fldChar w:fldCharType="begin"/>
            </w:r>
            <w:r w:rsidR="004B00E4">
              <w:rPr>
                <w:noProof/>
                <w:webHidden/>
              </w:rPr>
              <w:instrText xml:space="preserve"> PAGEREF _Toc138326053 \h </w:instrText>
            </w:r>
            <w:r w:rsidR="004B00E4">
              <w:rPr>
                <w:noProof/>
                <w:webHidden/>
              </w:rPr>
            </w:r>
            <w:r w:rsidR="004B00E4">
              <w:rPr>
                <w:noProof/>
                <w:webHidden/>
              </w:rPr>
              <w:fldChar w:fldCharType="separate"/>
            </w:r>
            <w:r w:rsidR="009B3716">
              <w:rPr>
                <w:noProof/>
                <w:webHidden/>
              </w:rPr>
              <w:t>5</w:t>
            </w:r>
            <w:r w:rsidR="004B00E4">
              <w:rPr>
                <w:noProof/>
                <w:webHidden/>
              </w:rPr>
              <w:fldChar w:fldCharType="end"/>
            </w:r>
          </w:hyperlink>
        </w:p>
        <w:p w14:paraId="27B97925" w14:textId="569BED68" w:rsidR="004B00E4" w:rsidRDefault="00000000">
          <w:pPr>
            <w:pStyle w:val="TM3"/>
            <w:tabs>
              <w:tab w:val="left" w:pos="1320"/>
              <w:tab w:val="right" w:leader="dot" w:pos="10790"/>
            </w:tabs>
            <w:rPr>
              <w:rFonts w:eastAsiaTheme="minorEastAsia"/>
              <w:noProof/>
              <w:lang w:eastAsia="fr-FR"/>
            </w:rPr>
          </w:pPr>
          <w:hyperlink w:anchor="_Toc138326054" w:history="1">
            <w:r w:rsidR="004B00E4" w:rsidRPr="00871C07">
              <w:rPr>
                <w:rStyle w:val="Lienhypertexte"/>
                <w:noProof/>
              </w:rPr>
              <w:t>3.1.3</w:t>
            </w:r>
            <w:r w:rsidR="004B00E4">
              <w:rPr>
                <w:rFonts w:eastAsiaTheme="minorEastAsia"/>
                <w:noProof/>
                <w:lang w:eastAsia="fr-FR"/>
              </w:rPr>
              <w:tab/>
            </w:r>
            <w:r w:rsidR="004B00E4" w:rsidRPr="00871C07">
              <w:rPr>
                <w:rStyle w:val="Lienhypertexte"/>
                <w:noProof/>
              </w:rPr>
              <w:t>Fonctionnalités :</w:t>
            </w:r>
            <w:r w:rsidR="004B00E4">
              <w:rPr>
                <w:noProof/>
                <w:webHidden/>
              </w:rPr>
              <w:tab/>
            </w:r>
            <w:r w:rsidR="004B00E4">
              <w:rPr>
                <w:noProof/>
                <w:webHidden/>
              </w:rPr>
              <w:fldChar w:fldCharType="begin"/>
            </w:r>
            <w:r w:rsidR="004B00E4">
              <w:rPr>
                <w:noProof/>
                <w:webHidden/>
              </w:rPr>
              <w:instrText xml:space="preserve"> PAGEREF _Toc138326054 \h </w:instrText>
            </w:r>
            <w:r w:rsidR="004B00E4">
              <w:rPr>
                <w:noProof/>
                <w:webHidden/>
              </w:rPr>
            </w:r>
            <w:r w:rsidR="004B00E4">
              <w:rPr>
                <w:noProof/>
                <w:webHidden/>
              </w:rPr>
              <w:fldChar w:fldCharType="separate"/>
            </w:r>
            <w:r w:rsidR="009B3716">
              <w:rPr>
                <w:noProof/>
                <w:webHidden/>
              </w:rPr>
              <w:t>1</w:t>
            </w:r>
            <w:r w:rsidR="004B00E4">
              <w:rPr>
                <w:noProof/>
                <w:webHidden/>
              </w:rPr>
              <w:fldChar w:fldCharType="end"/>
            </w:r>
          </w:hyperlink>
        </w:p>
        <w:p w14:paraId="11693BB6" w14:textId="2138EC54" w:rsidR="004B00E4" w:rsidRDefault="00000000">
          <w:pPr>
            <w:pStyle w:val="TM1"/>
            <w:tabs>
              <w:tab w:val="left" w:pos="440"/>
              <w:tab w:val="right" w:leader="dot" w:pos="10790"/>
            </w:tabs>
            <w:rPr>
              <w:rFonts w:eastAsiaTheme="minorEastAsia"/>
              <w:noProof/>
              <w:lang w:eastAsia="fr-FR"/>
            </w:rPr>
          </w:pPr>
          <w:hyperlink w:anchor="_Toc138326055" w:history="1">
            <w:r w:rsidR="004B00E4" w:rsidRPr="00871C07">
              <w:rPr>
                <w:rStyle w:val="Lienhypertexte"/>
                <w:noProof/>
              </w:rPr>
              <w:t>4</w:t>
            </w:r>
            <w:r w:rsidR="004B00E4">
              <w:rPr>
                <w:rFonts w:eastAsiaTheme="minorEastAsia"/>
                <w:noProof/>
                <w:lang w:eastAsia="fr-FR"/>
              </w:rPr>
              <w:tab/>
            </w:r>
            <w:r w:rsidR="004B00E4" w:rsidRPr="00871C07">
              <w:rPr>
                <w:rStyle w:val="Lienhypertexte"/>
                <w:noProof/>
              </w:rPr>
              <w:t>Réalisation</w:t>
            </w:r>
            <w:r w:rsidR="004B00E4">
              <w:rPr>
                <w:noProof/>
                <w:webHidden/>
              </w:rPr>
              <w:tab/>
            </w:r>
            <w:r w:rsidR="004B00E4">
              <w:rPr>
                <w:noProof/>
                <w:webHidden/>
              </w:rPr>
              <w:fldChar w:fldCharType="begin"/>
            </w:r>
            <w:r w:rsidR="004B00E4">
              <w:rPr>
                <w:noProof/>
                <w:webHidden/>
              </w:rPr>
              <w:instrText xml:space="preserve"> PAGEREF _Toc138326055 \h </w:instrText>
            </w:r>
            <w:r w:rsidR="004B00E4">
              <w:rPr>
                <w:noProof/>
                <w:webHidden/>
              </w:rPr>
            </w:r>
            <w:r w:rsidR="004B00E4">
              <w:rPr>
                <w:noProof/>
                <w:webHidden/>
              </w:rPr>
              <w:fldChar w:fldCharType="separate"/>
            </w:r>
            <w:r w:rsidR="009B3716">
              <w:rPr>
                <w:noProof/>
                <w:webHidden/>
              </w:rPr>
              <w:t>4</w:t>
            </w:r>
            <w:r w:rsidR="004B00E4">
              <w:rPr>
                <w:noProof/>
                <w:webHidden/>
              </w:rPr>
              <w:fldChar w:fldCharType="end"/>
            </w:r>
          </w:hyperlink>
        </w:p>
        <w:p w14:paraId="0D248299" w14:textId="66F4529D" w:rsidR="004B00E4" w:rsidRDefault="00000000">
          <w:pPr>
            <w:pStyle w:val="TM2"/>
            <w:tabs>
              <w:tab w:val="left" w:pos="880"/>
              <w:tab w:val="right" w:leader="dot" w:pos="10790"/>
            </w:tabs>
            <w:rPr>
              <w:rFonts w:eastAsiaTheme="minorEastAsia"/>
              <w:noProof/>
              <w:lang w:eastAsia="fr-FR"/>
            </w:rPr>
          </w:pPr>
          <w:hyperlink w:anchor="_Toc138326056" w:history="1">
            <w:r w:rsidR="004B00E4" w:rsidRPr="00871C07">
              <w:rPr>
                <w:rStyle w:val="Lienhypertexte"/>
                <w:noProof/>
              </w:rPr>
              <w:t>4.1</w:t>
            </w:r>
            <w:r w:rsidR="004B00E4">
              <w:rPr>
                <w:rFonts w:eastAsiaTheme="minorEastAsia"/>
                <w:noProof/>
                <w:lang w:eastAsia="fr-FR"/>
              </w:rPr>
              <w:tab/>
            </w:r>
            <w:r w:rsidR="004B00E4" w:rsidRPr="00871C07">
              <w:rPr>
                <w:rStyle w:val="Lienhypertexte"/>
                <w:noProof/>
              </w:rPr>
              <w:t>La base de données</w:t>
            </w:r>
            <w:r w:rsidR="004B00E4">
              <w:rPr>
                <w:noProof/>
                <w:webHidden/>
              </w:rPr>
              <w:tab/>
            </w:r>
            <w:r w:rsidR="004B00E4">
              <w:rPr>
                <w:noProof/>
                <w:webHidden/>
              </w:rPr>
              <w:fldChar w:fldCharType="begin"/>
            </w:r>
            <w:r w:rsidR="004B00E4">
              <w:rPr>
                <w:noProof/>
                <w:webHidden/>
              </w:rPr>
              <w:instrText xml:space="preserve"> PAGEREF _Toc138326056 \h </w:instrText>
            </w:r>
            <w:r w:rsidR="004B00E4">
              <w:rPr>
                <w:noProof/>
                <w:webHidden/>
              </w:rPr>
            </w:r>
            <w:r w:rsidR="004B00E4">
              <w:rPr>
                <w:noProof/>
                <w:webHidden/>
              </w:rPr>
              <w:fldChar w:fldCharType="separate"/>
            </w:r>
            <w:r w:rsidR="009B3716">
              <w:rPr>
                <w:noProof/>
                <w:webHidden/>
              </w:rPr>
              <w:t>4</w:t>
            </w:r>
            <w:r w:rsidR="004B00E4">
              <w:rPr>
                <w:noProof/>
                <w:webHidden/>
              </w:rPr>
              <w:fldChar w:fldCharType="end"/>
            </w:r>
          </w:hyperlink>
        </w:p>
        <w:p w14:paraId="4CB2D404" w14:textId="42C71C41" w:rsidR="004B00E4" w:rsidRDefault="00000000">
          <w:pPr>
            <w:pStyle w:val="TM3"/>
            <w:tabs>
              <w:tab w:val="left" w:pos="1320"/>
              <w:tab w:val="right" w:leader="dot" w:pos="10790"/>
            </w:tabs>
            <w:rPr>
              <w:rFonts w:eastAsiaTheme="minorEastAsia"/>
              <w:noProof/>
              <w:lang w:eastAsia="fr-FR"/>
            </w:rPr>
          </w:pPr>
          <w:hyperlink w:anchor="_Toc138326057" w:history="1">
            <w:r w:rsidR="004B00E4" w:rsidRPr="00871C07">
              <w:rPr>
                <w:rStyle w:val="Lienhypertexte"/>
                <w:rFonts w:cstheme="minorHAnsi"/>
                <w:noProof/>
              </w:rPr>
              <w:t>4.1.1</w:t>
            </w:r>
            <w:r w:rsidR="004B00E4">
              <w:rPr>
                <w:rFonts w:eastAsiaTheme="minorEastAsia"/>
                <w:noProof/>
                <w:lang w:eastAsia="fr-FR"/>
              </w:rPr>
              <w:tab/>
            </w:r>
            <w:r w:rsidR="004B00E4" w:rsidRPr="00871C07">
              <w:rPr>
                <w:rStyle w:val="Lienhypertexte"/>
                <w:rFonts w:cstheme="minorHAnsi"/>
                <w:noProof/>
              </w:rPr>
              <w:t>Création des tables</w:t>
            </w:r>
            <w:r w:rsidR="004B00E4">
              <w:rPr>
                <w:noProof/>
                <w:webHidden/>
              </w:rPr>
              <w:tab/>
            </w:r>
            <w:r w:rsidR="004B00E4">
              <w:rPr>
                <w:noProof/>
                <w:webHidden/>
              </w:rPr>
              <w:fldChar w:fldCharType="begin"/>
            </w:r>
            <w:r w:rsidR="004B00E4">
              <w:rPr>
                <w:noProof/>
                <w:webHidden/>
              </w:rPr>
              <w:instrText xml:space="preserve"> PAGEREF _Toc138326057 \h </w:instrText>
            </w:r>
            <w:r w:rsidR="004B00E4">
              <w:rPr>
                <w:noProof/>
                <w:webHidden/>
              </w:rPr>
            </w:r>
            <w:r w:rsidR="004B00E4">
              <w:rPr>
                <w:noProof/>
                <w:webHidden/>
              </w:rPr>
              <w:fldChar w:fldCharType="separate"/>
            </w:r>
            <w:r w:rsidR="009B3716">
              <w:rPr>
                <w:noProof/>
                <w:webHidden/>
              </w:rPr>
              <w:t>4</w:t>
            </w:r>
            <w:r w:rsidR="004B00E4">
              <w:rPr>
                <w:noProof/>
                <w:webHidden/>
              </w:rPr>
              <w:fldChar w:fldCharType="end"/>
            </w:r>
          </w:hyperlink>
        </w:p>
        <w:p w14:paraId="037C6C48" w14:textId="1CEC5FC4" w:rsidR="004B00E4" w:rsidRDefault="00000000">
          <w:pPr>
            <w:pStyle w:val="TM3"/>
            <w:tabs>
              <w:tab w:val="left" w:pos="1320"/>
              <w:tab w:val="right" w:leader="dot" w:pos="10790"/>
            </w:tabs>
            <w:rPr>
              <w:rFonts w:eastAsiaTheme="minorEastAsia"/>
              <w:noProof/>
              <w:lang w:eastAsia="fr-FR"/>
            </w:rPr>
          </w:pPr>
          <w:hyperlink w:anchor="_Toc138326058" w:history="1">
            <w:r w:rsidR="004B00E4" w:rsidRPr="00871C07">
              <w:rPr>
                <w:rStyle w:val="Lienhypertexte"/>
                <w:rFonts w:cstheme="minorHAnsi"/>
                <w:noProof/>
              </w:rPr>
              <w:t>4.1.2</w:t>
            </w:r>
            <w:r w:rsidR="004B00E4">
              <w:rPr>
                <w:rFonts w:eastAsiaTheme="minorEastAsia"/>
                <w:noProof/>
                <w:lang w:eastAsia="fr-FR"/>
              </w:rPr>
              <w:tab/>
            </w:r>
            <w:r w:rsidR="004B00E4" w:rsidRPr="00871C07">
              <w:rPr>
                <w:rStyle w:val="Lienhypertexte"/>
                <w:rFonts w:cstheme="minorHAnsi"/>
                <w:noProof/>
              </w:rPr>
              <w:t>Modification des tables</w:t>
            </w:r>
            <w:r w:rsidR="004B00E4">
              <w:rPr>
                <w:noProof/>
                <w:webHidden/>
              </w:rPr>
              <w:tab/>
            </w:r>
            <w:r w:rsidR="004B00E4">
              <w:rPr>
                <w:noProof/>
                <w:webHidden/>
              </w:rPr>
              <w:fldChar w:fldCharType="begin"/>
            </w:r>
            <w:r w:rsidR="004B00E4">
              <w:rPr>
                <w:noProof/>
                <w:webHidden/>
              </w:rPr>
              <w:instrText xml:space="preserve"> PAGEREF _Toc138326058 \h </w:instrText>
            </w:r>
            <w:r w:rsidR="004B00E4">
              <w:rPr>
                <w:noProof/>
                <w:webHidden/>
              </w:rPr>
            </w:r>
            <w:r w:rsidR="004B00E4">
              <w:rPr>
                <w:noProof/>
                <w:webHidden/>
              </w:rPr>
              <w:fldChar w:fldCharType="separate"/>
            </w:r>
            <w:r w:rsidR="009B3716">
              <w:rPr>
                <w:noProof/>
                <w:webHidden/>
              </w:rPr>
              <w:t>4</w:t>
            </w:r>
            <w:r w:rsidR="004B00E4">
              <w:rPr>
                <w:noProof/>
                <w:webHidden/>
              </w:rPr>
              <w:fldChar w:fldCharType="end"/>
            </w:r>
          </w:hyperlink>
        </w:p>
        <w:p w14:paraId="5752BCEE" w14:textId="5313EC04" w:rsidR="004B00E4" w:rsidRDefault="00000000">
          <w:pPr>
            <w:pStyle w:val="TM2"/>
            <w:tabs>
              <w:tab w:val="left" w:pos="880"/>
              <w:tab w:val="right" w:leader="dot" w:pos="10790"/>
            </w:tabs>
            <w:rPr>
              <w:rFonts w:eastAsiaTheme="minorEastAsia"/>
              <w:noProof/>
              <w:lang w:eastAsia="fr-FR"/>
            </w:rPr>
          </w:pPr>
          <w:hyperlink w:anchor="_Toc138326059" w:history="1">
            <w:r w:rsidR="004B00E4" w:rsidRPr="00871C07">
              <w:rPr>
                <w:rStyle w:val="Lienhypertexte"/>
                <w:noProof/>
                <w:lang w:val="fr"/>
              </w:rPr>
              <w:t>4.2</w:t>
            </w:r>
            <w:r w:rsidR="004B00E4">
              <w:rPr>
                <w:rFonts w:eastAsiaTheme="minorEastAsia"/>
                <w:noProof/>
                <w:lang w:eastAsia="fr-FR"/>
              </w:rPr>
              <w:tab/>
            </w:r>
            <w:r w:rsidR="004B00E4" w:rsidRPr="00871C07">
              <w:rPr>
                <w:rStyle w:val="Lienhypertexte"/>
                <w:noProof/>
                <w:lang w:val="fr"/>
              </w:rPr>
              <w:t>Partie front-end</w:t>
            </w:r>
            <w:r w:rsidR="004B00E4">
              <w:rPr>
                <w:noProof/>
                <w:webHidden/>
              </w:rPr>
              <w:tab/>
            </w:r>
            <w:r w:rsidR="004B00E4">
              <w:rPr>
                <w:noProof/>
                <w:webHidden/>
              </w:rPr>
              <w:fldChar w:fldCharType="begin"/>
            </w:r>
            <w:r w:rsidR="004B00E4">
              <w:rPr>
                <w:noProof/>
                <w:webHidden/>
              </w:rPr>
              <w:instrText xml:space="preserve"> PAGEREF _Toc138326059 \h </w:instrText>
            </w:r>
            <w:r w:rsidR="004B00E4">
              <w:rPr>
                <w:noProof/>
                <w:webHidden/>
              </w:rPr>
            </w:r>
            <w:r w:rsidR="004B00E4">
              <w:rPr>
                <w:noProof/>
                <w:webHidden/>
              </w:rPr>
              <w:fldChar w:fldCharType="separate"/>
            </w:r>
            <w:r w:rsidR="009B3716">
              <w:rPr>
                <w:noProof/>
                <w:webHidden/>
              </w:rPr>
              <w:t>4</w:t>
            </w:r>
            <w:r w:rsidR="004B00E4">
              <w:rPr>
                <w:noProof/>
                <w:webHidden/>
              </w:rPr>
              <w:fldChar w:fldCharType="end"/>
            </w:r>
          </w:hyperlink>
        </w:p>
        <w:p w14:paraId="1C26C7D6" w14:textId="74D2C08D" w:rsidR="004B00E4" w:rsidRDefault="00000000">
          <w:pPr>
            <w:pStyle w:val="TM3"/>
            <w:tabs>
              <w:tab w:val="left" w:pos="1320"/>
              <w:tab w:val="right" w:leader="dot" w:pos="10790"/>
            </w:tabs>
            <w:rPr>
              <w:rFonts w:eastAsiaTheme="minorEastAsia"/>
              <w:noProof/>
              <w:lang w:eastAsia="fr-FR"/>
            </w:rPr>
          </w:pPr>
          <w:hyperlink w:anchor="_Toc138326060" w:history="1">
            <w:r w:rsidR="004B00E4" w:rsidRPr="00871C07">
              <w:rPr>
                <w:rStyle w:val="Lienhypertexte"/>
                <w:rFonts w:cstheme="minorHAnsi"/>
                <w:noProof/>
                <w:lang w:val="fr"/>
              </w:rPr>
              <w:t>4.2.1</w:t>
            </w:r>
            <w:r w:rsidR="004B00E4">
              <w:rPr>
                <w:rFonts w:eastAsiaTheme="minorEastAsia"/>
                <w:noProof/>
                <w:lang w:eastAsia="fr-FR"/>
              </w:rPr>
              <w:tab/>
            </w:r>
            <w:r w:rsidR="004B00E4" w:rsidRPr="00871C07">
              <w:rPr>
                <w:rStyle w:val="Lienhypertexte"/>
                <w:rFonts w:cstheme="minorHAnsi"/>
                <w:noProof/>
                <w:lang w:val="fr"/>
              </w:rPr>
              <w:t>Le maquettage</w:t>
            </w:r>
            <w:r w:rsidR="004B00E4">
              <w:rPr>
                <w:noProof/>
                <w:webHidden/>
              </w:rPr>
              <w:tab/>
            </w:r>
            <w:r w:rsidR="004B00E4">
              <w:rPr>
                <w:noProof/>
                <w:webHidden/>
              </w:rPr>
              <w:fldChar w:fldCharType="begin"/>
            </w:r>
            <w:r w:rsidR="004B00E4">
              <w:rPr>
                <w:noProof/>
                <w:webHidden/>
              </w:rPr>
              <w:instrText xml:space="preserve"> PAGEREF _Toc138326060 \h </w:instrText>
            </w:r>
            <w:r w:rsidR="004B00E4">
              <w:rPr>
                <w:noProof/>
                <w:webHidden/>
              </w:rPr>
            </w:r>
            <w:r w:rsidR="004B00E4">
              <w:rPr>
                <w:noProof/>
                <w:webHidden/>
              </w:rPr>
              <w:fldChar w:fldCharType="separate"/>
            </w:r>
            <w:r w:rsidR="009B3716">
              <w:rPr>
                <w:noProof/>
                <w:webHidden/>
              </w:rPr>
              <w:t>5</w:t>
            </w:r>
            <w:r w:rsidR="004B00E4">
              <w:rPr>
                <w:noProof/>
                <w:webHidden/>
              </w:rPr>
              <w:fldChar w:fldCharType="end"/>
            </w:r>
          </w:hyperlink>
        </w:p>
        <w:p w14:paraId="16CD1A43" w14:textId="14749475" w:rsidR="004B00E4" w:rsidRDefault="00000000">
          <w:pPr>
            <w:pStyle w:val="TM3"/>
            <w:tabs>
              <w:tab w:val="left" w:pos="1320"/>
              <w:tab w:val="right" w:leader="dot" w:pos="10790"/>
            </w:tabs>
            <w:rPr>
              <w:rFonts w:eastAsiaTheme="minorEastAsia"/>
              <w:noProof/>
              <w:lang w:eastAsia="fr-FR"/>
            </w:rPr>
          </w:pPr>
          <w:hyperlink w:anchor="_Toc138326061" w:history="1">
            <w:r w:rsidR="004B00E4" w:rsidRPr="00871C07">
              <w:rPr>
                <w:rStyle w:val="Lienhypertexte"/>
                <w:rFonts w:cstheme="minorHAnsi"/>
                <w:noProof/>
              </w:rPr>
              <w:t>4.2.2</w:t>
            </w:r>
            <w:r w:rsidR="004B00E4">
              <w:rPr>
                <w:rFonts w:eastAsiaTheme="minorEastAsia"/>
                <w:noProof/>
                <w:lang w:eastAsia="fr-FR"/>
              </w:rPr>
              <w:tab/>
            </w:r>
            <w:r w:rsidR="004B00E4" w:rsidRPr="00871C07">
              <w:rPr>
                <w:rStyle w:val="Lienhypertexte"/>
                <w:rFonts w:cstheme="minorHAnsi"/>
                <w:noProof/>
              </w:rPr>
              <w:t>Balisage des pages</w:t>
            </w:r>
            <w:r w:rsidR="004B00E4">
              <w:rPr>
                <w:noProof/>
                <w:webHidden/>
              </w:rPr>
              <w:tab/>
            </w:r>
            <w:r w:rsidR="004B00E4">
              <w:rPr>
                <w:noProof/>
                <w:webHidden/>
              </w:rPr>
              <w:fldChar w:fldCharType="begin"/>
            </w:r>
            <w:r w:rsidR="004B00E4">
              <w:rPr>
                <w:noProof/>
                <w:webHidden/>
              </w:rPr>
              <w:instrText xml:space="preserve"> PAGEREF _Toc138326061 \h </w:instrText>
            </w:r>
            <w:r w:rsidR="004B00E4">
              <w:rPr>
                <w:noProof/>
                <w:webHidden/>
              </w:rPr>
            </w:r>
            <w:r w:rsidR="004B00E4">
              <w:rPr>
                <w:noProof/>
                <w:webHidden/>
              </w:rPr>
              <w:fldChar w:fldCharType="separate"/>
            </w:r>
            <w:r w:rsidR="009B3716">
              <w:rPr>
                <w:noProof/>
                <w:webHidden/>
              </w:rPr>
              <w:t>6</w:t>
            </w:r>
            <w:r w:rsidR="004B00E4">
              <w:rPr>
                <w:noProof/>
                <w:webHidden/>
              </w:rPr>
              <w:fldChar w:fldCharType="end"/>
            </w:r>
          </w:hyperlink>
        </w:p>
        <w:p w14:paraId="557534AF" w14:textId="7F7CA930" w:rsidR="004B00E4" w:rsidRDefault="00000000">
          <w:pPr>
            <w:pStyle w:val="TM3"/>
            <w:tabs>
              <w:tab w:val="left" w:pos="1320"/>
              <w:tab w:val="right" w:leader="dot" w:pos="10790"/>
            </w:tabs>
            <w:rPr>
              <w:rFonts w:eastAsiaTheme="minorEastAsia"/>
              <w:noProof/>
              <w:lang w:eastAsia="fr-FR"/>
            </w:rPr>
          </w:pPr>
          <w:hyperlink w:anchor="_Toc138326062" w:history="1">
            <w:r w:rsidR="004B00E4" w:rsidRPr="00871C07">
              <w:rPr>
                <w:rStyle w:val="Lienhypertexte"/>
                <w:rFonts w:cstheme="minorHAnsi"/>
                <w:noProof/>
              </w:rPr>
              <w:t>4.2.3</w:t>
            </w:r>
            <w:r w:rsidR="004B00E4">
              <w:rPr>
                <w:rFonts w:eastAsiaTheme="minorEastAsia"/>
                <w:noProof/>
                <w:lang w:eastAsia="fr-FR"/>
              </w:rPr>
              <w:tab/>
            </w:r>
            <w:r w:rsidR="004B00E4" w:rsidRPr="00871C07">
              <w:rPr>
                <w:rStyle w:val="Lienhypertexte"/>
                <w:rFonts w:cstheme="minorHAnsi"/>
                <w:noProof/>
              </w:rPr>
              <w:t>Le langage de Template blade</w:t>
            </w:r>
            <w:r w:rsidR="004B00E4">
              <w:rPr>
                <w:noProof/>
                <w:webHidden/>
              </w:rPr>
              <w:tab/>
            </w:r>
            <w:r w:rsidR="004B00E4">
              <w:rPr>
                <w:noProof/>
                <w:webHidden/>
              </w:rPr>
              <w:fldChar w:fldCharType="begin"/>
            </w:r>
            <w:r w:rsidR="004B00E4">
              <w:rPr>
                <w:noProof/>
                <w:webHidden/>
              </w:rPr>
              <w:instrText xml:space="preserve"> PAGEREF _Toc138326062 \h </w:instrText>
            </w:r>
            <w:r w:rsidR="004B00E4">
              <w:rPr>
                <w:noProof/>
                <w:webHidden/>
              </w:rPr>
            </w:r>
            <w:r w:rsidR="004B00E4">
              <w:rPr>
                <w:noProof/>
                <w:webHidden/>
              </w:rPr>
              <w:fldChar w:fldCharType="separate"/>
            </w:r>
            <w:r w:rsidR="009B3716">
              <w:rPr>
                <w:noProof/>
                <w:webHidden/>
              </w:rPr>
              <w:t>7</w:t>
            </w:r>
            <w:r w:rsidR="004B00E4">
              <w:rPr>
                <w:noProof/>
                <w:webHidden/>
              </w:rPr>
              <w:fldChar w:fldCharType="end"/>
            </w:r>
          </w:hyperlink>
        </w:p>
        <w:p w14:paraId="0C730E32" w14:textId="28335117" w:rsidR="004B00E4" w:rsidRDefault="00000000">
          <w:pPr>
            <w:pStyle w:val="TM3"/>
            <w:tabs>
              <w:tab w:val="left" w:pos="1320"/>
              <w:tab w:val="right" w:leader="dot" w:pos="10790"/>
            </w:tabs>
            <w:rPr>
              <w:rFonts w:eastAsiaTheme="minorEastAsia"/>
              <w:noProof/>
              <w:lang w:eastAsia="fr-FR"/>
            </w:rPr>
          </w:pPr>
          <w:hyperlink w:anchor="_Toc138326063" w:history="1">
            <w:r w:rsidR="004B00E4" w:rsidRPr="00871C07">
              <w:rPr>
                <w:rStyle w:val="Lienhypertexte"/>
                <w:rFonts w:cstheme="minorHAnsi"/>
                <w:noProof/>
                <w:lang w:val="fr"/>
              </w:rPr>
              <w:t>4.2.4</w:t>
            </w:r>
            <w:r w:rsidR="004B00E4">
              <w:rPr>
                <w:rFonts w:eastAsiaTheme="minorEastAsia"/>
                <w:noProof/>
                <w:lang w:eastAsia="fr-FR"/>
              </w:rPr>
              <w:tab/>
            </w:r>
            <w:r w:rsidR="004B00E4" w:rsidRPr="00871C07">
              <w:rPr>
                <w:rStyle w:val="Lienhypertexte"/>
                <w:rFonts w:cstheme="minorHAnsi"/>
                <w:noProof/>
                <w:lang w:val="fr"/>
              </w:rPr>
              <w:t>Le style</w:t>
            </w:r>
            <w:r w:rsidR="004B00E4">
              <w:rPr>
                <w:noProof/>
                <w:webHidden/>
              </w:rPr>
              <w:tab/>
            </w:r>
            <w:r w:rsidR="004B00E4">
              <w:rPr>
                <w:noProof/>
                <w:webHidden/>
              </w:rPr>
              <w:fldChar w:fldCharType="begin"/>
            </w:r>
            <w:r w:rsidR="004B00E4">
              <w:rPr>
                <w:noProof/>
                <w:webHidden/>
              </w:rPr>
              <w:instrText xml:space="preserve"> PAGEREF _Toc138326063 \h </w:instrText>
            </w:r>
            <w:r w:rsidR="004B00E4">
              <w:rPr>
                <w:noProof/>
                <w:webHidden/>
              </w:rPr>
            </w:r>
            <w:r w:rsidR="004B00E4">
              <w:rPr>
                <w:noProof/>
                <w:webHidden/>
              </w:rPr>
              <w:fldChar w:fldCharType="separate"/>
            </w:r>
            <w:r w:rsidR="009B3716">
              <w:rPr>
                <w:noProof/>
                <w:webHidden/>
              </w:rPr>
              <w:t>8</w:t>
            </w:r>
            <w:r w:rsidR="004B00E4">
              <w:rPr>
                <w:noProof/>
                <w:webHidden/>
              </w:rPr>
              <w:fldChar w:fldCharType="end"/>
            </w:r>
          </w:hyperlink>
        </w:p>
        <w:p w14:paraId="34F447DE" w14:textId="3A68A6FB" w:rsidR="004B00E4" w:rsidRDefault="00000000">
          <w:pPr>
            <w:pStyle w:val="TM1"/>
            <w:tabs>
              <w:tab w:val="right" w:leader="dot" w:pos="10790"/>
            </w:tabs>
            <w:rPr>
              <w:rFonts w:eastAsiaTheme="minorEastAsia"/>
              <w:noProof/>
              <w:lang w:eastAsia="fr-FR"/>
            </w:rPr>
          </w:pPr>
          <w:hyperlink w:anchor="_Toc138326064" w:history="1">
            <w:bookmarkStart w:id="1" w:name="_Toc138326016"/>
            <w:r w:rsidR="004B00E4" w:rsidRPr="00871C07">
              <w:rPr>
                <w:rStyle w:val="Lienhypertexte"/>
                <w:noProof/>
              </w:rPr>
              <w:drawing>
                <wp:inline distT="0" distB="0" distL="0" distR="0" wp14:anchorId="4D60B992" wp14:editId="12BBE5EA">
                  <wp:extent cx="3313785" cy="1960245"/>
                  <wp:effectExtent l="0" t="0" r="1270" b="1905"/>
                  <wp:docPr id="1187917748" name="Image 118791774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5635" name="Image 1" descr="Une image contenant texte, capture d’écran, logiciel, Page web&#10;&#10;Description générée automatiquement"/>
                          <pic:cNvPicPr/>
                        </pic:nvPicPr>
                        <pic:blipFill>
                          <a:blip r:embed="rId13"/>
                          <a:stretch>
                            <a:fillRect/>
                          </a:stretch>
                        </pic:blipFill>
                        <pic:spPr>
                          <a:xfrm>
                            <a:off x="0" y="0"/>
                            <a:ext cx="3361509" cy="1988476"/>
                          </a:xfrm>
                          <a:prstGeom prst="rect">
                            <a:avLst/>
                          </a:prstGeom>
                        </pic:spPr>
                      </pic:pic>
                    </a:graphicData>
                  </a:graphic>
                </wp:inline>
              </w:drawing>
            </w:r>
            <w:bookmarkEnd w:id="1"/>
            <w:r w:rsidR="004B00E4">
              <w:rPr>
                <w:noProof/>
                <w:webHidden/>
              </w:rPr>
              <w:tab/>
            </w:r>
            <w:r w:rsidR="004B00E4">
              <w:rPr>
                <w:noProof/>
                <w:webHidden/>
              </w:rPr>
              <w:fldChar w:fldCharType="begin"/>
            </w:r>
            <w:r w:rsidR="004B00E4">
              <w:rPr>
                <w:noProof/>
                <w:webHidden/>
              </w:rPr>
              <w:instrText xml:space="preserve"> PAGEREF _Toc138326064 \h </w:instrText>
            </w:r>
            <w:r w:rsidR="004B00E4">
              <w:rPr>
                <w:noProof/>
                <w:webHidden/>
              </w:rPr>
            </w:r>
            <w:r w:rsidR="004B00E4">
              <w:rPr>
                <w:noProof/>
                <w:webHidden/>
              </w:rPr>
              <w:fldChar w:fldCharType="separate"/>
            </w:r>
            <w:r w:rsidR="009B3716">
              <w:rPr>
                <w:noProof/>
                <w:webHidden/>
              </w:rPr>
              <w:t>9</w:t>
            </w:r>
            <w:r w:rsidR="004B00E4">
              <w:rPr>
                <w:noProof/>
                <w:webHidden/>
              </w:rPr>
              <w:fldChar w:fldCharType="end"/>
            </w:r>
          </w:hyperlink>
        </w:p>
        <w:p w14:paraId="1A75CFDD" w14:textId="6F05340B" w:rsidR="004B00E4" w:rsidRDefault="00000000">
          <w:pPr>
            <w:pStyle w:val="TM1"/>
            <w:tabs>
              <w:tab w:val="right" w:leader="dot" w:pos="10790"/>
            </w:tabs>
            <w:rPr>
              <w:rFonts w:eastAsiaTheme="minorEastAsia"/>
              <w:noProof/>
              <w:lang w:eastAsia="fr-FR"/>
            </w:rPr>
          </w:pPr>
          <w:hyperlink w:anchor="_Toc138326065" w:history="1">
            <w:bookmarkStart w:id="2" w:name="_Toc138326017"/>
            <w:r w:rsidR="004B00E4" w:rsidRPr="00871C07">
              <w:rPr>
                <w:rStyle w:val="Lienhypertexte"/>
                <w:noProof/>
              </w:rPr>
              <w:drawing>
                <wp:inline distT="0" distB="0" distL="0" distR="0" wp14:anchorId="4D700D9C" wp14:editId="5EC6FE13">
                  <wp:extent cx="3350361" cy="1798955"/>
                  <wp:effectExtent l="0" t="0" r="2540" b="0"/>
                  <wp:docPr id="466526101" name="Image 46652610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8213" name="Image 1" descr="Une image contenant texte, capture d’écran, logiciel, Logiciel multimédia&#10;&#10;Description générée automatiquement"/>
                          <pic:cNvPicPr/>
                        </pic:nvPicPr>
                        <pic:blipFill>
                          <a:blip r:embed="rId14"/>
                          <a:stretch>
                            <a:fillRect/>
                          </a:stretch>
                        </pic:blipFill>
                        <pic:spPr>
                          <a:xfrm>
                            <a:off x="0" y="0"/>
                            <a:ext cx="3373968" cy="1811630"/>
                          </a:xfrm>
                          <a:prstGeom prst="rect">
                            <a:avLst/>
                          </a:prstGeom>
                        </pic:spPr>
                      </pic:pic>
                    </a:graphicData>
                  </a:graphic>
                </wp:inline>
              </w:drawing>
            </w:r>
            <w:bookmarkEnd w:id="2"/>
            <w:r w:rsidR="004B00E4">
              <w:rPr>
                <w:noProof/>
                <w:webHidden/>
              </w:rPr>
              <w:tab/>
            </w:r>
            <w:r w:rsidR="004B00E4">
              <w:rPr>
                <w:noProof/>
                <w:webHidden/>
              </w:rPr>
              <w:fldChar w:fldCharType="begin"/>
            </w:r>
            <w:r w:rsidR="004B00E4">
              <w:rPr>
                <w:noProof/>
                <w:webHidden/>
              </w:rPr>
              <w:instrText xml:space="preserve"> PAGEREF _Toc138326065 \h </w:instrText>
            </w:r>
            <w:r w:rsidR="004B00E4">
              <w:rPr>
                <w:noProof/>
                <w:webHidden/>
              </w:rPr>
            </w:r>
            <w:r w:rsidR="004B00E4">
              <w:rPr>
                <w:noProof/>
                <w:webHidden/>
              </w:rPr>
              <w:fldChar w:fldCharType="separate"/>
            </w:r>
            <w:r w:rsidR="009B3716">
              <w:rPr>
                <w:noProof/>
                <w:webHidden/>
              </w:rPr>
              <w:t>9</w:t>
            </w:r>
            <w:r w:rsidR="004B00E4">
              <w:rPr>
                <w:noProof/>
                <w:webHidden/>
              </w:rPr>
              <w:fldChar w:fldCharType="end"/>
            </w:r>
          </w:hyperlink>
        </w:p>
        <w:p w14:paraId="34B41E50" w14:textId="69C12111" w:rsidR="004B00E4" w:rsidRDefault="00000000">
          <w:pPr>
            <w:pStyle w:val="TM1"/>
            <w:tabs>
              <w:tab w:val="right" w:leader="dot" w:pos="10790"/>
            </w:tabs>
            <w:rPr>
              <w:rFonts w:eastAsiaTheme="minorEastAsia"/>
              <w:noProof/>
              <w:lang w:eastAsia="fr-FR"/>
            </w:rPr>
          </w:pPr>
          <w:hyperlink w:anchor="_Toc138326066" w:history="1">
            <w:bookmarkStart w:id="3" w:name="_Toc138326018"/>
            <w:r w:rsidR="004B00E4" w:rsidRPr="00871C07">
              <w:rPr>
                <w:rStyle w:val="Lienhypertexte"/>
                <w:noProof/>
              </w:rPr>
              <w:drawing>
                <wp:inline distT="0" distB="0" distL="0" distR="0" wp14:anchorId="130E0808" wp14:editId="1C56C851">
                  <wp:extent cx="1595467" cy="2838297"/>
                  <wp:effectExtent l="0" t="0" r="5080" b="635"/>
                  <wp:docPr id="1911753135" name="Image 191175313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93785" name="Image 1" descr="Une image contenant texte, capture d’écran, logiciel, Icône d’ordinateur&#10;&#10;Description générée automatiquement"/>
                          <pic:cNvPicPr/>
                        </pic:nvPicPr>
                        <pic:blipFill>
                          <a:blip r:embed="rId15"/>
                          <a:stretch>
                            <a:fillRect/>
                          </a:stretch>
                        </pic:blipFill>
                        <pic:spPr>
                          <a:xfrm>
                            <a:off x="0" y="0"/>
                            <a:ext cx="1602955" cy="2851617"/>
                          </a:xfrm>
                          <a:prstGeom prst="rect">
                            <a:avLst/>
                          </a:prstGeom>
                        </pic:spPr>
                      </pic:pic>
                    </a:graphicData>
                  </a:graphic>
                </wp:inline>
              </w:drawing>
            </w:r>
            <w:bookmarkEnd w:id="3"/>
            <w:r w:rsidR="004B00E4">
              <w:rPr>
                <w:noProof/>
                <w:webHidden/>
              </w:rPr>
              <w:tab/>
            </w:r>
            <w:r w:rsidR="004B00E4">
              <w:rPr>
                <w:noProof/>
                <w:webHidden/>
              </w:rPr>
              <w:fldChar w:fldCharType="begin"/>
            </w:r>
            <w:r w:rsidR="004B00E4">
              <w:rPr>
                <w:noProof/>
                <w:webHidden/>
              </w:rPr>
              <w:instrText xml:space="preserve"> PAGEREF _Toc138326066 \h </w:instrText>
            </w:r>
            <w:r w:rsidR="004B00E4">
              <w:rPr>
                <w:noProof/>
                <w:webHidden/>
              </w:rPr>
            </w:r>
            <w:r w:rsidR="004B00E4">
              <w:rPr>
                <w:noProof/>
                <w:webHidden/>
              </w:rPr>
              <w:fldChar w:fldCharType="separate"/>
            </w:r>
            <w:r w:rsidR="009B3716">
              <w:rPr>
                <w:noProof/>
                <w:webHidden/>
              </w:rPr>
              <w:t>10</w:t>
            </w:r>
            <w:r w:rsidR="004B00E4">
              <w:rPr>
                <w:noProof/>
                <w:webHidden/>
              </w:rPr>
              <w:fldChar w:fldCharType="end"/>
            </w:r>
          </w:hyperlink>
        </w:p>
        <w:p w14:paraId="7CFBB268" w14:textId="7883E2B2" w:rsidR="004B00E4" w:rsidRDefault="00000000">
          <w:pPr>
            <w:pStyle w:val="TM1"/>
            <w:tabs>
              <w:tab w:val="left" w:pos="440"/>
              <w:tab w:val="right" w:leader="dot" w:pos="10790"/>
            </w:tabs>
            <w:rPr>
              <w:rFonts w:eastAsiaTheme="minorEastAsia"/>
              <w:noProof/>
              <w:lang w:eastAsia="fr-FR"/>
            </w:rPr>
          </w:pPr>
          <w:hyperlink w:anchor="_Toc138326067" w:history="1">
            <w:r w:rsidR="004B00E4" w:rsidRPr="00871C07">
              <w:rPr>
                <w:rStyle w:val="Lienhypertexte"/>
                <w:noProof/>
                <w:lang w:val="en-GB"/>
              </w:rPr>
              <w:t>5</w:t>
            </w:r>
            <w:r w:rsidR="004B00E4">
              <w:rPr>
                <w:rFonts w:eastAsiaTheme="minorEastAsia"/>
                <w:noProof/>
                <w:lang w:eastAsia="fr-FR"/>
              </w:rPr>
              <w:tab/>
            </w:r>
            <w:r w:rsidR="004B00E4" w:rsidRPr="00871C07">
              <w:rPr>
                <w:rStyle w:val="Lienhypertexte"/>
                <w:noProof/>
              </w:rPr>
              <w:t>Partie back-end</w:t>
            </w:r>
            <w:r w:rsidR="004B00E4" w:rsidRPr="00871C07">
              <w:rPr>
                <w:rStyle w:val="Lienhypertexte"/>
                <w:noProof/>
                <w:lang w:val="en-GB"/>
              </w:rPr>
              <w:t>:</w:t>
            </w:r>
            <w:r w:rsidR="004B00E4">
              <w:rPr>
                <w:noProof/>
                <w:webHidden/>
              </w:rPr>
              <w:tab/>
            </w:r>
            <w:r w:rsidR="004B00E4">
              <w:rPr>
                <w:noProof/>
                <w:webHidden/>
              </w:rPr>
              <w:fldChar w:fldCharType="begin"/>
            </w:r>
            <w:r w:rsidR="004B00E4">
              <w:rPr>
                <w:noProof/>
                <w:webHidden/>
              </w:rPr>
              <w:instrText xml:space="preserve"> PAGEREF _Toc138326067 \h </w:instrText>
            </w:r>
            <w:r w:rsidR="004B00E4">
              <w:rPr>
                <w:noProof/>
                <w:webHidden/>
              </w:rPr>
            </w:r>
            <w:r w:rsidR="004B00E4">
              <w:rPr>
                <w:noProof/>
                <w:webHidden/>
              </w:rPr>
              <w:fldChar w:fldCharType="separate"/>
            </w:r>
            <w:r w:rsidR="009B3716">
              <w:rPr>
                <w:noProof/>
                <w:webHidden/>
              </w:rPr>
              <w:t>11</w:t>
            </w:r>
            <w:r w:rsidR="004B00E4">
              <w:rPr>
                <w:noProof/>
                <w:webHidden/>
              </w:rPr>
              <w:fldChar w:fldCharType="end"/>
            </w:r>
          </w:hyperlink>
        </w:p>
        <w:p w14:paraId="5EF84DB2" w14:textId="76DC6BF3" w:rsidR="004B00E4" w:rsidRDefault="00000000">
          <w:pPr>
            <w:pStyle w:val="TM2"/>
            <w:tabs>
              <w:tab w:val="left" w:pos="880"/>
              <w:tab w:val="right" w:leader="dot" w:pos="10790"/>
            </w:tabs>
            <w:rPr>
              <w:rFonts w:eastAsiaTheme="minorEastAsia"/>
              <w:noProof/>
              <w:lang w:eastAsia="fr-FR"/>
            </w:rPr>
          </w:pPr>
          <w:hyperlink w:anchor="_Toc138326068" w:history="1">
            <w:r w:rsidR="004B00E4" w:rsidRPr="00871C07">
              <w:rPr>
                <w:rStyle w:val="Lienhypertexte"/>
                <w:noProof/>
                <w:lang w:val="en-GB"/>
              </w:rPr>
              <w:t>5.1</w:t>
            </w:r>
            <w:r w:rsidR="004B00E4">
              <w:rPr>
                <w:rFonts w:eastAsiaTheme="minorEastAsia"/>
                <w:noProof/>
                <w:lang w:eastAsia="fr-FR"/>
              </w:rPr>
              <w:tab/>
            </w:r>
            <w:r w:rsidR="004B00E4" w:rsidRPr="00871C07">
              <w:rPr>
                <w:rStyle w:val="Lienhypertexte"/>
                <w:noProof/>
                <w:lang w:val="en-GB"/>
              </w:rPr>
              <w:t>Architecture MVC:</w:t>
            </w:r>
            <w:r w:rsidR="004B00E4">
              <w:rPr>
                <w:noProof/>
                <w:webHidden/>
              </w:rPr>
              <w:tab/>
            </w:r>
            <w:r w:rsidR="004B00E4">
              <w:rPr>
                <w:noProof/>
                <w:webHidden/>
              </w:rPr>
              <w:fldChar w:fldCharType="begin"/>
            </w:r>
            <w:r w:rsidR="004B00E4">
              <w:rPr>
                <w:noProof/>
                <w:webHidden/>
              </w:rPr>
              <w:instrText xml:space="preserve"> PAGEREF _Toc138326068 \h </w:instrText>
            </w:r>
            <w:r w:rsidR="004B00E4">
              <w:rPr>
                <w:noProof/>
                <w:webHidden/>
              </w:rPr>
            </w:r>
            <w:r w:rsidR="004B00E4">
              <w:rPr>
                <w:noProof/>
                <w:webHidden/>
              </w:rPr>
              <w:fldChar w:fldCharType="separate"/>
            </w:r>
            <w:r w:rsidR="009B3716">
              <w:rPr>
                <w:noProof/>
                <w:webHidden/>
              </w:rPr>
              <w:t>11</w:t>
            </w:r>
            <w:r w:rsidR="004B00E4">
              <w:rPr>
                <w:noProof/>
                <w:webHidden/>
              </w:rPr>
              <w:fldChar w:fldCharType="end"/>
            </w:r>
          </w:hyperlink>
        </w:p>
        <w:p w14:paraId="76C980B3" w14:textId="3100F1EB" w:rsidR="004B00E4" w:rsidRDefault="00000000">
          <w:pPr>
            <w:pStyle w:val="TM3"/>
            <w:tabs>
              <w:tab w:val="left" w:pos="1320"/>
              <w:tab w:val="right" w:leader="dot" w:pos="10790"/>
            </w:tabs>
            <w:rPr>
              <w:rFonts w:eastAsiaTheme="minorEastAsia"/>
              <w:noProof/>
              <w:lang w:eastAsia="fr-FR"/>
            </w:rPr>
          </w:pPr>
          <w:hyperlink w:anchor="_Toc138326069" w:history="1">
            <w:r w:rsidR="004B00E4" w:rsidRPr="00871C07">
              <w:rPr>
                <w:rStyle w:val="Lienhypertexte"/>
                <w:noProof/>
              </w:rPr>
              <w:t>5.1.1</w:t>
            </w:r>
            <w:r w:rsidR="004B00E4">
              <w:rPr>
                <w:rFonts w:eastAsiaTheme="minorEastAsia"/>
                <w:noProof/>
                <w:lang w:eastAsia="fr-FR"/>
              </w:rPr>
              <w:tab/>
            </w:r>
            <w:r w:rsidR="004B00E4" w:rsidRPr="00871C07">
              <w:rPr>
                <w:rStyle w:val="Lienhypertexte"/>
                <w:noProof/>
              </w:rPr>
              <w:t>Schéma du MVC</w:t>
            </w:r>
            <w:r w:rsidR="004B00E4">
              <w:rPr>
                <w:noProof/>
                <w:webHidden/>
              </w:rPr>
              <w:tab/>
            </w:r>
            <w:r w:rsidR="004B00E4">
              <w:rPr>
                <w:noProof/>
                <w:webHidden/>
              </w:rPr>
              <w:fldChar w:fldCharType="begin"/>
            </w:r>
            <w:r w:rsidR="004B00E4">
              <w:rPr>
                <w:noProof/>
                <w:webHidden/>
              </w:rPr>
              <w:instrText xml:space="preserve"> PAGEREF _Toc138326069 \h </w:instrText>
            </w:r>
            <w:r w:rsidR="004B00E4">
              <w:rPr>
                <w:noProof/>
                <w:webHidden/>
              </w:rPr>
            </w:r>
            <w:r w:rsidR="004B00E4">
              <w:rPr>
                <w:noProof/>
                <w:webHidden/>
              </w:rPr>
              <w:fldChar w:fldCharType="separate"/>
            </w:r>
            <w:r w:rsidR="009B3716">
              <w:rPr>
                <w:noProof/>
                <w:webHidden/>
              </w:rPr>
              <w:t>11</w:t>
            </w:r>
            <w:r w:rsidR="004B00E4">
              <w:rPr>
                <w:noProof/>
                <w:webHidden/>
              </w:rPr>
              <w:fldChar w:fldCharType="end"/>
            </w:r>
          </w:hyperlink>
        </w:p>
        <w:p w14:paraId="2B5B4778" w14:textId="197072A5" w:rsidR="004B00E4" w:rsidRDefault="00000000">
          <w:pPr>
            <w:pStyle w:val="TM3"/>
            <w:tabs>
              <w:tab w:val="left" w:pos="1320"/>
              <w:tab w:val="right" w:leader="dot" w:pos="10790"/>
            </w:tabs>
            <w:rPr>
              <w:rFonts w:eastAsiaTheme="minorEastAsia"/>
              <w:noProof/>
              <w:lang w:eastAsia="fr-FR"/>
            </w:rPr>
          </w:pPr>
          <w:hyperlink w:anchor="_Toc138326070" w:history="1">
            <w:r w:rsidR="004B00E4" w:rsidRPr="00871C07">
              <w:rPr>
                <w:rStyle w:val="Lienhypertexte"/>
                <w:noProof/>
              </w:rPr>
              <w:t>5.1.2</w:t>
            </w:r>
            <w:r w:rsidR="004B00E4">
              <w:rPr>
                <w:rFonts w:eastAsiaTheme="minorEastAsia"/>
                <w:noProof/>
                <w:lang w:eastAsia="fr-FR"/>
              </w:rPr>
              <w:tab/>
            </w:r>
            <w:r w:rsidR="004B00E4" w:rsidRPr="00871C07">
              <w:rPr>
                <w:rStyle w:val="Lienhypertexte"/>
                <w:noProof/>
              </w:rPr>
              <w:t>Le concept du MVC</w:t>
            </w:r>
            <w:r w:rsidR="004B00E4">
              <w:rPr>
                <w:noProof/>
                <w:webHidden/>
              </w:rPr>
              <w:tab/>
            </w:r>
            <w:r w:rsidR="004B00E4">
              <w:rPr>
                <w:noProof/>
                <w:webHidden/>
              </w:rPr>
              <w:fldChar w:fldCharType="begin"/>
            </w:r>
            <w:r w:rsidR="004B00E4">
              <w:rPr>
                <w:noProof/>
                <w:webHidden/>
              </w:rPr>
              <w:instrText xml:space="preserve"> PAGEREF _Toc138326070 \h </w:instrText>
            </w:r>
            <w:r w:rsidR="004B00E4">
              <w:rPr>
                <w:noProof/>
                <w:webHidden/>
              </w:rPr>
            </w:r>
            <w:r w:rsidR="004B00E4">
              <w:rPr>
                <w:noProof/>
                <w:webHidden/>
              </w:rPr>
              <w:fldChar w:fldCharType="separate"/>
            </w:r>
            <w:r w:rsidR="009B3716">
              <w:rPr>
                <w:noProof/>
                <w:webHidden/>
              </w:rPr>
              <w:t>11</w:t>
            </w:r>
            <w:r w:rsidR="004B00E4">
              <w:rPr>
                <w:noProof/>
                <w:webHidden/>
              </w:rPr>
              <w:fldChar w:fldCharType="end"/>
            </w:r>
          </w:hyperlink>
        </w:p>
        <w:p w14:paraId="67D1848F" w14:textId="14CDBDA6" w:rsidR="004B00E4" w:rsidRDefault="00000000">
          <w:pPr>
            <w:pStyle w:val="TM3"/>
            <w:tabs>
              <w:tab w:val="left" w:pos="1320"/>
              <w:tab w:val="right" w:leader="dot" w:pos="10790"/>
            </w:tabs>
            <w:rPr>
              <w:rFonts w:eastAsiaTheme="minorEastAsia"/>
              <w:noProof/>
              <w:lang w:eastAsia="fr-FR"/>
            </w:rPr>
          </w:pPr>
          <w:hyperlink w:anchor="_Toc138326071" w:history="1">
            <w:r w:rsidR="004B00E4" w:rsidRPr="00871C07">
              <w:rPr>
                <w:rStyle w:val="Lienhypertexte"/>
                <w:noProof/>
              </w:rPr>
              <w:t>5.1.3</w:t>
            </w:r>
            <w:r w:rsidR="004B00E4">
              <w:rPr>
                <w:rFonts w:eastAsiaTheme="minorEastAsia"/>
                <w:noProof/>
                <w:lang w:eastAsia="fr-FR"/>
              </w:rPr>
              <w:tab/>
            </w:r>
            <w:r w:rsidR="004B00E4" w:rsidRPr="00871C07">
              <w:rPr>
                <w:rStyle w:val="Lienhypertexte"/>
                <w:noProof/>
              </w:rPr>
              <w:t>Exemple pour la récupération de tous les tickets de l’utilisateur</w:t>
            </w:r>
            <w:r w:rsidR="004B00E4">
              <w:rPr>
                <w:noProof/>
                <w:webHidden/>
              </w:rPr>
              <w:tab/>
            </w:r>
            <w:r w:rsidR="004B00E4">
              <w:rPr>
                <w:noProof/>
                <w:webHidden/>
              </w:rPr>
              <w:fldChar w:fldCharType="begin"/>
            </w:r>
            <w:r w:rsidR="004B00E4">
              <w:rPr>
                <w:noProof/>
                <w:webHidden/>
              </w:rPr>
              <w:instrText xml:space="preserve"> PAGEREF _Toc138326071 \h </w:instrText>
            </w:r>
            <w:r w:rsidR="004B00E4">
              <w:rPr>
                <w:noProof/>
                <w:webHidden/>
              </w:rPr>
            </w:r>
            <w:r w:rsidR="004B00E4">
              <w:rPr>
                <w:noProof/>
                <w:webHidden/>
              </w:rPr>
              <w:fldChar w:fldCharType="separate"/>
            </w:r>
            <w:r w:rsidR="009B3716">
              <w:rPr>
                <w:noProof/>
                <w:webHidden/>
              </w:rPr>
              <w:t>12</w:t>
            </w:r>
            <w:r w:rsidR="004B00E4">
              <w:rPr>
                <w:noProof/>
                <w:webHidden/>
              </w:rPr>
              <w:fldChar w:fldCharType="end"/>
            </w:r>
          </w:hyperlink>
        </w:p>
        <w:p w14:paraId="6BD7441A" w14:textId="4AB6AF3E" w:rsidR="004B00E4" w:rsidRDefault="00000000">
          <w:pPr>
            <w:pStyle w:val="TM2"/>
            <w:tabs>
              <w:tab w:val="left" w:pos="880"/>
              <w:tab w:val="right" w:leader="dot" w:pos="10790"/>
            </w:tabs>
            <w:rPr>
              <w:rFonts w:eastAsiaTheme="minorEastAsia"/>
              <w:noProof/>
              <w:lang w:eastAsia="fr-FR"/>
            </w:rPr>
          </w:pPr>
          <w:hyperlink w:anchor="_Toc138326072" w:history="1">
            <w:r w:rsidR="004B00E4" w:rsidRPr="00871C07">
              <w:rPr>
                <w:rStyle w:val="Lienhypertexte"/>
                <w:noProof/>
              </w:rPr>
              <w:t>5.2</w:t>
            </w:r>
            <w:r w:rsidR="004B00E4">
              <w:rPr>
                <w:rFonts w:eastAsiaTheme="minorEastAsia"/>
                <w:noProof/>
                <w:lang w:eastAsia="fr-FR"/>
              </w:rPr>
              <w:tab/>
            </w:r>
            <w:r w:rsidR="004B00E4" w:rsidRPr="00871C07">
              <w:rPr>
                <w:rStyle w:val="Lienhypertexte"/>
                <w:noProof/>
              </w:rPr>
              <w:t>Eléments de sécurité</w:t>
            </w:r>
            <w:r w:rsidR="004B00E4">
              <w:rPr>
                <w:noProof/>
                <w:webHidden/>
              </w:rPr>
              <w:tab/>
            </w:r>
            <w:r w:rsidR="004B00E4">
              <w:rPr>
                <w:noProof/>
                <w:webHidden/>
              </w:rPr>
              <w:fldChar w:fldCharType="begin"/>
            </w:r>
            <w:r w:rsidR="004B00E4">
              <w:rPr>
                <w:noProof/>
                <w:webHidden/>
              </w:rPr>
              <w:instrText xml:space="preserve"> PAGEREF _Toc138326072 \h </w:instrText>
            </w:r>
            <w:r w:rsidR="004B00E4">
              <w:rPr>
                <w:noProof/>
                <w:webHidden/>
              </w:rPr>
            </w:r>
            <w:r w:rsidR="004B00E4">
              <w:rPr>
                <w:noProof/>
                <w:webHidden/>
              </w:rPr>
              <w:fldChar w:fldCharType="separate"/>
            </w:r>
            <w:r w:rsidR="009B3716">
              <w:rPr>
                <w:noProof/>
                <w:webHidden/>
              </w:rPr>
              <w:t>5</w:t>
            </w:r>
            <w:r w:rsidR="004B00E4">
              <w:rPr>
                <w:noProof/>
                <w:webHidden/>
              </w:rPr>
              <w:fldChar w:fldCharType="end"/>
            </w:r>
          </w:hyperlink>
        </w:p>
        <w:p w14:paraId="3C5C97B3" w14:textId="56ED97A9" w:rsidR="004B00E4" w:rsidRDefault="00000000">
          <w:pPr>
            <w:pStyle w:val="TM3"/>
            <w:tabs>
              <w:tab w:val="left" w:pos="1320"/>
              <w:tab w:val="right" w:leader="dot" w:pos="10790"/>
            </w:tabs>
            <w:rPr>
              <w:rFonts w:eastAsiaTheme="minorEastAsia"/>
              <w:noProof/>
              <w:lang w:eastAsia="fr-FR"/>
            </w:rPr>
          </w:pPr>
          <w:hyperlink w:anchor="_Toc138326073" w:history="1">
            <w:r w:rsidR="004B00E4" w:rsidRPr="00871C07">
              <w:rPr>
                <w:rStyle w:val="Lienhypertexte"/>
                <w:noProof/>
              </w:rPr>
              <w:t>5.2.1</w:t>
            </w:r>
            <w:r w:rsidR="004B00E4">
              <w:rPr>
                <w:rFonts w:eastAsiaTheme="minorEastAsia"/>
                <w:noProof/>
                <w:lang w:eastAsia="fr-FR"/>
              </w:rPr>
              <w:tab/>
            </w:r>
            <w:r w:rsidR="004B00E4" w:rsidRPr="00871C07">
              <w:rPr>
                <w:rStyle w:val="Lienhypertexte"/>
                <w:noProof/>
              </w:rPr>
              <w:t>Requêtes https</w:t>
            </w:r>
            <w:r w:rsidR="004B00E4">
              <w:rPr>
                <w:noProof/>
                <w:webHidden/>
              </w:rPr>
              <w:tab/>
            </w:r>
            <w:r w:rsidR="004B00E4">
              <w:rPr>
                <w:noProof/>
                <w:webHidden/>
              </w:rPr>
              <w:fldChar w:fldCharType="begin"/>
            </w:r>
            <w:r w:rsidR="004B00E4">
              <w:rPr>
                <w:noProof/>
                <w:webHidden/>
              </w:rPr>
              <w:instrText xml:space="preserve"> PAGEREF _Toc138326073 \h </w:instrText>
            </w:r>
            <w:r w:rsidR="004B00E4">
              <w:rPr>
                <w:noProof/>
                <w:webHidden/>
              </w:rPr>
            </w:r>
            <w:r w:rsidR="004B00E4">
              <w:rPr>
                <w:noProof/>
                <w:webHidden/>
              </w:rPr>
              <w:fldChar w:fldCharType="separate"/>
            </w:r>
            <w:r w:rsidR="009B3716">
              <w:rPr>
                <w:noProof/>
                <w:webHidden/>
              </w:rPr>
              <w:t>5</w:t>
            </w:r>
            <w:r w:rsidR="004B00E4">
              <w:rPr>
                <w:noProof/>
                <w:webHidden/>
              </w:rPr>
              <w:fldChar w:fldCharType="end"/>
            </w:r>
          </w:hyperlink>
        </w:p>
        <w:p w14:paraId="47348A6A" w14:textId="786E8C03" w:rsidR="004B00E4" w:rsidRDefault="00000000">
          <w:pPr>
            <w:pStyle w:val="TM3"/>
            <w:tabs>
              <w:tab w:val="left" w:pos="1320"/>
              <w:tab w:val="right" w:leader="dot" w:pos="10790"/>
            </w:tabs>
            <w:rPr>
              <w:rFonts w:eastAsiaTheme="minorEastAsia"/>
              <w:noProof/>
              <w:lang w:eastAsia="fr-FR"/>
            </w:rPr>
          </w:pPr>
          <w:hyperlink w:anchor="_Toc138326074" w:history="1">
            <w:r w:rsidR="004B00E4" w:rsidRPr="00871C07">
              <w:rPr>
                <w:rStyle w:val="Lienhypertexte"/>
                <w:noProof/>
              </w:rPr>
              <w:t>5.2.2</w:t>
            </w:r>
            <w:r w:rsidR="004B00E4">
              <w:rPr>
                <w:rFonts w:eastAsiaTheme="minorEastAsia"/>
                <w:noProof/>
                <w:lang w:eastAsia="fr-FR"/>
              </w:rPr>
              <w:tab/>
            </w:r>
            <w:r w:rsidR="004B00E4" w:rsidRPr="00871C07">
              <w:rPr>
                <w:rStyle w:val="Lienhypertexte"/>
                <w:noProof/>
              </w:rPr>
              <w:t>Jeton CSRF</w:t>
            </w:r>
            <w:r w:rsidR="004B00E4">
              <w:rPr>
                <w:noProof/>
                <w:webHidden/>
              </w:rPr>
              <w:tab/>
            </w:r>
            <w:r w:rsidR="004B00E4">
              <w:rPr>
                <w:noProof/>
                <w:webHidden/>
              </w:rPr>
              <w:fldChar w:fldCharType="begin"/>
            </w:r>
            <w:r w:rsidR="004B00E4">
              <w:rPr>
                <w:noProof/>
                <w:webHidden/>
              </w:rPr>
              <w:instrText xml:space="preserve"> PAGEREF _Toc138326074 \h </w:instrText>
            </w:r>
            <w:r w:rsidR="004B00E4">
              <w:rPr>
                <w:noProof/>
                <w:webHidden/>
              </w:rPr>
            </w:r>
            <w:r w:rsidR="004B00E4">
              <w:rPr>
                <w:noProof/>
                <w:webHidden/>
              </w:rPr>
              <w:fldChar w:fldCharType="separate"/>
            </w:r>
            <w:r w:rsidR="009B3716">
              <w:rPr>
                <w:noProof/>
                <w:webHidden/>
              </w:rPr>
              <w:t>5</w:t>
            </w:r>
            <w:r w:rsidR="004B00E4">
              <w:rPr>
                <w:noProof/>
                <w:webHidden/>
              </w:rPr>
              <w:fldChar w:fldCharType="end"/>
            </w:r>
          </w:hyperlink>
        </w:p>
        <w:p w14:paraId="45AEDCEC" w14:textId="0D9F48B9" w:rsidR="004B00E4" w:rsidRDefault="00000000">
          <w:pPr>
            <w:pStyle w:val="TM3"/>
            <w:tabs>
              <w:tab w:val="left" w:pos="1320"/>
              <w:tab w:val="right" w:leader="dot" w:pos="10790"/>
            </w:tabs>
            <w:rPr>
              <w:rFonts w:eastAsiaTheme="minorEastAsia"/>
              <w:noProof/>
              <w:lang w:eastAsia="fr-FR"/>
            </w:rPr>
          </w:pPr>
          <w:hyperlink w:anchor="_Toc138326075" w:history="1">
            <w:r w:rsidR="004B00E4" w:rsidRPr="00871C07">
              <w:rPr>
                <w:rStyle w:val="Lienhypertexte"/>
                <w:noProof/>
              </w:rPr>
              <w:t>5.2.3</w:t>
            </w:r>
            <w:r w:rsidR="004B00E4">
              <w:rPr>
                <w:rFonts w:eastAsiaTheme="minorEastAsia"/>
                <w:noProof/>
                <w:lang w:eastAsia="fr-FR"/>
              </w:rPr>
              <w:tab/>
            </w:r>
            <w:r w:rsidR="004B00E4" w:rsidRPr="00871C07">
              <w:rPr>
                <w:rStyle w:val="Lienhypertexte"/>
                <w:noProof/>
              </w:rPr>
              <w:t>Classe DB ::</w:t>
            </w:r>
            <w:r w:rsidR="004B00E4">
              <w:rPr>
                <w:noProof/>
                <w:webHidden/>
              </w:rPr>
              <w:tab/>
            </w:r>
            <w:r w:rsidR="004B00E4">
              <w:rPr>
                <w:noProof/>
                <w:webHidden/>
              </w:rPr>
              <w:fldChar w:fldCharType="begin"/>
            </w:r>
            <w:r w:rsidR="004B00E4">
              <w:rPr>
                <w:noProof/>
                <w:webHidden/>
              </w:rPr>
              <w:instrText xml:space="preserve"> PAGEREF _Toc138326075 \h </w:instrText>
            </w:r>
            <w:r w:rsidR="004B00E4">
              <w:rPr>
                <w:noProof/>
                <w:webHidden/>
              </w:rPr>
            </w:r>
            <w:r w:rsidR="004B00E4">
              <w:rPr>
                <w:noProof/>
                <w:webHidden/>
              </w:rPr>
              <w:fldChar w:fldCharType="separate"/>
            </w:r>
            <w:r w:rsidR="009B3716">
              <w:rPr>
                <w:noProof/>
                <w:webHidden/>
              </w:rPr>
              <w:t>5</w:t>
            </w:r>
            <w:r w:rsidR="004B00E4">
              <w:rPr>
                <w:noProof/>
                <w:webHidden/>
              </w:rPr>
              <w:fldChar w:fldCharType="end"/>
            </w:r>
          </w:hyperlink>
        </w:p>
        <w:p w14:paraId="605E3076" w14:textId="79AE7F69" w:rsidR="004B00E4" w:rsidRDefault="00000000">
          <w:pPr>
            <w:pStyle w:val="TM3"/>
            <w:tabs>
              <w:tab w:val="left" w:pos="1320"/>
              <w:tab w:val="right" w:leader="dot" w:pos="10790"/>
            </w:tabs>
            <w:rPr>
              <w:rFonts w:eastAsiaTheme="minorEastAsia"/>
              <w:noProof/>
              <w:lang w:eastAsia="fr-FR"/>
            </w:rPr>
          </w:pPr>
          <w:hyperlink w:anchor="_Toc138326076" w:history="1">
            <w:r w:rsidR="004B00E4" w:rsidRPr="00871C07">
              <w:rPr>
                <w:rStyle w:val="Lienhypertexte"/>
                <w:noProof/>
              </w:rPr>
              <w:t>5.2.4</w:t>
            </w:r>
            <w:r w:rsidR="004B00E4">
              <w:rPr>
                <w:rFonts w:eastAsiaTheme="minorEastAsia"/>
                <w:noProof/>
                <w:lang w:eastAsia="fr-FR"/>
              </w:rPr>
              <w:tab/>
            </w:r>
            <w:r w:rsidR="004B00E4" w:rsidRPr="00871C07">
              <w:rPr>
                <w:rStyle w:val="Lienhypertexte"/>
                <w:noProof/>
              </w:rPr>
              <w:t>Version à jour du Framework utilisé :</w:t>
            </w:r>
            <w:r w:rsidR="004B00E4">
              <w:rPr>
                <w:noProof/>
                <w:webHidden/>
              </w:rPr>
              <w:tab/>
            </w:r>
            <w:r w:rsidR="004B00E4">
              <w:rPr>
                <w:noProof/>
                <w:webHidden/>
              </w:rPr>
              <w:fldChar w:fldCharType="begin"/>
            </w:r>
            <w:r w:rsidR="004B00E4">
              <w:rPr>
                <w:noProof/>
                <w:webHidden/>
              </w:rPr>
              <w:instrText xml:space="preserve"> PAGEREF _Toc138326076 \h </w:instrText>
            </w:r>
            <w:r w:rsidR="004B00E4">
              <w:rPr>
                <w:noProof/>
                <w:webHidden/>
              </w:rPr>
            </w:r>
            <w:r w:rsidR="004B00E4">
              <w:rPr>
                <w:noProof/>
                <w:webHidden/>
              </w:rPr>
              <w:fldChar w:fldCharType="separate"/>
            </w:r>
            <w:r w:rsidR="009B3716">
              <w:rPr>
                <w:noProof/>
                <w:webHidden/>
              </w:rPr>
              <w:t>5</w:t>
            </w:r>
            <w:r w:rsidR="004B00E4">
              <w:rPr>
                <w:noProof/>
                <w:webHidden/>
              </w:rPr>
              <w:fldChar w:fldCharType="end"/>
            </w:r>
          </w:hyperlink>
        </w:p>
        <w:p w14:paraId="1875F9D5" w14:textId="53DBB1AC" w:rsidR="004B00E4" w:rsidRDefault="00000000">
          <w:pPr>
            <w:pStyle w:val="TM3"/>
            <w:tabs>
              <w:tab w:val="left" w:pos="1320"/>
              <w:tab w:val="right" w:leader="dot" w:pos="10790"/>
            </w:tabs>
            <w:rPr>
              <w:rFonts w:eastAsiaTheme="minorEastAsia"/>
              <w:noProof/>
              <w:lang w:eastAsia="fr-FR"/>
            </w:rPr>
          </w:pPr>
          <w:hyperlink w:anchor="_Toc138326077" w:history="1">
            <w:r w:rsidR="004B00E4" w:rsidRPr="00871C07">
              <w:rPr>
                <w:rStyle w:val="Lienhypertexte"/>
                <w:noProof/>
              </w:rPr>
              <w:t>5.2.5</w:t>
            </w:r>
            <w:r w:rsidR="004B00E4">
              <w:rPr>
                <w:rFonts w:eastAsiaTheme="minorEastAsia"/>
                <w:noProof/>
                <w:lang w:eastAsia="fr-FR"/>
              </w:rPr>
              <w:tab/>
            </w:r>
            <w:r w:rsidR="004B00E4" w:rsidRPr="00871C07">
              <w:rPr>
                <w:rStyle w:val="Lienhypertexte"/>
                <w:noProof/>
              </w:rPr>
              <w:t>Middleware* :</w:t>
            </w:r>
            <w:r w:rsidR="004B00E4">
              <w:rPr>
                <w:noProof/>
                <w:webHidden/>
              </w:rPr>
              <w:tab/>
            </w:r>
            <w:r w:rsidR="004B00E4">
              <w:rPr>
                <w:noProof/>
                <w:webHidden/>
              </w:rPr>
              <w:fldChar w:fldCharType="begin"/>
            </w:r>
            <w:r w:rsidR="004B00E4">
              <w:rPr>
                <w:noProof/>
                <w:webHidden/>
              </w:rPr>
              <w:instrText xml:space="preserve"> PAGEREF _Toc138326077 \h </w:instrText>
            </w:r>
            <w:r w:rsidR="004B00E4">
              <w:rPr>
                <w:noProof/>
                <w:webHidden/>
              </w:rPr>
            </w:r>
            <w:r w:rsidR="004B00E4">
              <w:rPr>
                <w:noProof/>
                <w:webHidden/>
              </w:rPr>
              <w:fldChar w:fldCharType="separate"/>
            </w:r>
            <w:r w:rsidR="009B3716">
              <w:rPr>
                <w:noProof/>
                <w:webHidden/>
              </w:rPr>
              <w:t>5</w:t>
            </w:r>
            <w:r w:rsidR="004B00E4">
              <w:rPr>
                <w:noProof/>
                <w:webHidden/>
              </w:rPr>
              <w:fldChar w:fldCharType="end"/>
            </w:r>
          </w:hyperlink>
        </w:p>
        <w:p w14:paraId="00FE277D" w14:textId="4CAA73B6" w:rsidR="004B00E4" w:rsidRDefault="00000000">
          <w:pPr>
            <w:pStyle w:val="TM1"/>
            <w:tabs>
              <w:tab w:val="left" w:pos="440"/>
              <w:tab w:val="right" w:leader="dot" w:pos="10790"/>
            </w:tabs>
            <w:rPr>
              <w:rFonts w:eastAsiaTheme="minorEastAsia"/>
              <w:noProof/>
              <w:lang w:eastAsia="fr-FR"/>
            </w:rPr>
          </w:pPr>
          <w:hyperlink w:anchor="_Toc138326078" w:history="1">
            <w:r w:rsidR="004B00E4" w:rsidRPr="00871C07">
              <w:rPr>
                <w:rStyle w:val="Lienhypertexte"/>
                <w:noProof/>
              </w:rPr>
              <w:t>6</w:t>
            </w:r>
            <w:r w:rsidR="004B00E4">
              <w:rPr>
                <w:rFonts w:eastAsiaTheme="minorEastAsia"/>
                <w:noProof/>
                <w:lang w:eastAsia="fr-FR"/>
              </w:rPr>
              <w:tab/>
            </w:r>
            <w:r w:rsidR="004B00E4" w:rsidRPr="00871C07">
              <w:rPr>
                <w:rStyle w:val="Lienhypertexte"/>
                <w:noProof/>
              </w:rPr>
              <w:t>Conclusion</w:t>
            </w:r>
            <w:r w:rsidR="004B00E4">
              <w:rPr>
                <w:noProof/>
                <w:webHidden/>
              </w:rPr>
              <w:tab/>
            </w:r>
            <w:r w:rsidR="004B00E4">
              <w:rPr>
                <w:noProof/>
                <w:webHidden/>
              </w:rPr>
              <w:fldChar w:fldCharType="begin"/>
            </w:r>
            <w:r w:rsidR="004B00E4">
              <w:rPr>
                <w:noProof/>
                <w:webHidden/>
              </w:rPr>
              <w:instrText xml:space="preserve"> PAGEREF _Toc138326078 \h </w:instrText>
            </w:r>
            <w:r w:rsidR="004B00E4">
              <w:rPr>
                <w:noProof/>
                <w:webHidden/>
              </w:rPr>
            </w:r>
            <w:r w:rsidR="004B00E4">
              <w:rPr>
                <w:noProof/>
                <w:webHidden/>
              </w:rPr>
              <w:fldChar w:fldCharType="separate"/>
            </w:r>
            <w:r w:rsidR="009B3716">
              <w:rPr>
                <w:noProof/>
                <w:webHidden/>
              </w:rPr>
              <w:t>6</w:t>
            </w:r>
            <w:r w:rsidR="004B00E4">
              <w:rPr>
                <w:noProof/>
                <w:webHidden/>
              </w:rPr>
              <w:fldChar w:fldCharType="end"/>
            </w:r>
          </w:hyperlink>
        </w:p>
        <w:p w14:paraId="313DA859" w14:textId="438FF160" w:rsidR="004B00E4" w:rsidRDefault="00000000">
          <w:pPr>
            <w:pStyle w:val="TM2"/>
            <w:tabs>
              <w:tab w:val="left" w:pos="880"/>
              <w:tab w:val="right" w:leader="dot" w:pos="10790"/>
            </w:tabs>
            <w:rPr>
              <w:rFonts w:eastAsiaTheme="minorEastAsia"/>
              <w:noProof/>
              <w:lang w:eastAsia="fr-FR"/>
            </w:rPr>
          </w:pPr>
          <w:hyperlink w:anchor="_Toc138326079" w:history="1">
            <w:r w:rsidR="004B00E4" w:rsidRPr="00871C07">
              <w:rPr>
                <w:rStyle w:val="Lienhypertexte"/>
                <w:noProof/>
              </w:rPr>
              <w:t>6.1</w:t>
            </w:r>
            <w:r w:rsidR="004B00E4">
              <w:rPr>
                <w:rFonts w:eastAsiaTheme="minorEastAsia"/>
                <w:noProof/>
                <w:lang w:eastAsia="fr-FR"/>
              </w:rPr>
              <w:tab/>
            </w:r>
            <w:r w:rsidR="004B00E4" w:rsidRPr="00871C07">
              <w:rPr>
                <w:rStyle w:val="Lienhypertexte"/>
                <w:noProof/>
                <w:shd w:val="clear" w:color="auto" w:fill="FFFFFF"/>
              </w:rPr>
              <w:t>Bilan du projet</w:t>
            </w:r>
            <w:r w:rsidR="004B00E4">
              <w:rPr>
                <w:noProof/>
                <w:webHidden/>
              </w:rPr>
              <w:tab/>
            </w:r>
            <w:r w:rsidR="004B00E4">
              <w:rPr>
                <w:noProof/>
                <w:webHidden/>
              </w:rPr>
              <w:fldChar w:fldCharType="begin"/>
            </w:r>
            <w:r w:rsidR="004B00E4">
              <w:rPr>
                <w:noProof/>
                <w:webHidden/>
              </w:rPr>
              <w:instrText xml:space="preserve"> PAGEREF _Toc138326079 \h </w:instrText>
            </w:r>
            <w:r w:rsidR="004B00E4">
              <w:rPr>
                <w:noProof/>
                <w:webHidden/>
              </w:rPr>
            </w:r>
            <w:r w:rsidR="004B00E4">
              <w:rPr>
                <w:noProof/>
                <w:webHidden/>
              </w:rPr>
              <w:fldChar w:fldCharType="separate"/>
            </w:r>
            <w:r w:rsidR="009B3716">
              <w:rPr>
                <w:noProof/>
                <w:webHidden/>
              </w:rPr>
              <w:t>6</w:t>
            </w:r>
            <w:r w:rsidR="004B00E4">
              <w:rPr>
                <w:noProof/>
                <w:webHidden/>
              </w:rPr>
              <w:fldChar w:fldCharType="end"/>
            </w:r>
          </w:hyperlink>
        </w:p>
        <w:p w14:paraId="2570322E" w14:textId="1C81FEB4" w:rsidR="004B00E4" w:rsidRDefault="00000000">
          <w:pPr>
            <w:pStyle w:val="TM3"/>
            <w:tabs>
              <w:tab w:val="left" w:pos="1320"/>
              <w:tab w:val="right" w:leader="dot" w:pos="10790"/>
            </w:tabs>
            <w:rPr>
              <w:rFonts w:eastAsiaTheme="minorEastAsia"/>
              <w:noProof/>
              <w:lang w:eastAsia="fr-FR"/>
            </w:rPr>
          </w:pPr>
          <w:hyperlink w:anchor="_Toc138326080" w:history="1">
            <w:r w:rsidR="004B00E4" w:rsidRPr="00871C07">
              <w:rPr>
                <w:rStyle w:val="Lienhypertexte"/>
                <w:noProof/>
              </w:rPr>
              <w:t>6.1.1</w:t>
            </w:r>
            <w:r w:rsidR="004B00E4">
              <w:rPr>
                <w:rFonts w:eastAsiaTheme="minorEastAsia"/>
                <w:noProof/>
                <w:lang w:eastAsia="fr-FR"/>
              </w:rPr>
              <w:tab/>
            </w:r>
            <w:r w:rsidR="004B00E4" w:rsidRPr="00871C07">
              <w:rPr>
                <w:rStyle w:val="Lienhypertexte"/>
                <w:noProof/>
              </w:rPr>
              <w:t>Problématiques rencontrées :</w:t>
            </w:r>
            <w:r w:rsidR="004B00E4">
              <w:rPr>
                <w:noProof/>
                <w:webHidden/>
              </w:rPr>
              <w:tab/>
            </w:r>
            <w:r w:rsidR="004B00E4">
              <w:rPr>
                <w:noProof/>
                <w:webHidden/>
              </w:rPr>
              <w:fldChar w:fldCharType="begin"/>
            </w:r>
            <w:r w:rsidR="004B00E4">
              <w:rPr>
                <w:noProof/>
                <w:webHidden/>
              </w:rPr>
              <w:instrText xml:space="preserve"> PAGEREF _Toc138326080 \h </w:instrText>
            </w:r>
            <w:r w:rsidR="004B00E4">
              <w:rPr>
                <w:noProof/>
                <w:webHidden/>
              </w:rPr>
            </w:r>
            <w:r w:rsidR="004B00E4">
              <w:rPr>
                <w:noProof/>
                <w:webHidden/>
              </w:rPr>
              <w:fldChar w:fldCharType="separate"/>
            </w:r>
            <w:r w:rsidR="009B3716">
              <w:rPr>
                <w:noProof/>
                <w:webHidden/>
              </w:rPr>
              <w:t>6</w:t>
            </w:r>
            <w:r w:rsidR="004B00E4">
              <w:rPr>
                <w:noProof/>
                <w:webHidden/>
              </w:rPr>
              <w:fldChar w:fldCharType="end"/>
            </w:r>
          </w:hyperlink>
        </w:p>
        <w:p w14:paraId="5C41D781" w14:textId="37F568FC" w:rsidR="004B00E4" w:rsidRDefault="00000000">
          <w:pPr>
            <w:pStyle w:val="TM3"/>
            <w:tabs>
              <w:tab w:val="left" w:pos="1320"/>
              <w:tab w:val="right" w:leader="dot" w:pos="10790"/>
            </w:tabs>
            <w:rPr>
              <w:rFonts w:eastAsiaTheme="minorEastAsia"/>
              <w:noProof/>
              <w:lang w:eastAsia="fr-FR"/>
            </w:rPr>
          </w:pPr>
          <w:hyperlink w:anchor="_Toc138326081" w:history="1">
            <w:r w:rsidR="004B00E4" w:rsidRPr="00871C07">
              <w:rPr>
                <w:rStyle w:val="Lienhypertexte"/>
                <w:noProof/>
              </w:rPr>
              <w:t>6.1.2</w:t>
            </w:r>
            <w:r w:rsidR="004B00E4">
              <w:rPr>
                <w:rFonts w:eastAsiaTheme="minorEastAsia"/>
                <w:noProof/>
                <w:lang w:eastAsia="fr-FR"/>
              </w:rPr>
              <w:tab/>
            </w:r>
            <w:r w:rsidR="004B00E4" w:rsidRPr="00871C07">
              <w:rPr>
                <w:rStyle w:val="Lienhypertexte"/>
                <w:noProof/>
              </w:rPr>
              <w:t>Solutions opposées :</w:t>
            </w:r>
            <w:r w:rsidR="004B00E4">
              <w:rPr>
                <w:noProof/>
                <w:webHidden/>
              </w:rPr>
              <w:tab/>
            </w:r>
            <w:r w:rsidR="004B00E4">
              <w:rPr>
                <w:noProof/>
                <w:webHidden/>
              </w:rPr>
              <w:fldChar w:fldCharType="begin"/>
            </w:r>
            <w:r w:rsidR="004B00E4">
              <w:rPr>
                <w:noProof/>
                <w:webHidden/>
              </w:rPr>
              <w:instrText xml:space="preserve"> PAGEREF _Toc138326081 \h </w:instrText>
            </w:r>
            <w:r w:rsidR="004B00E4">
              <w:rPr>
                <w:noProof/>
                <w:webHidden/>
              </w:rPr>
            </w:r>
            <w:r w:rsidR="004B00E4">
              <w:rPr>
                <w:noProof/>
                <w:webHidden/>
              </w:rPr>
              <w:fldChar w:fldCharType="separate"/>
            </w:r>
            <w:r w:rsidR="009B3716">
              <w:rPr>
                <w:noProof/>
                <w:webHidden/>
              </w:rPr>
              <w:t>6</w:t>
            </w:r>
            <w:r w:rsidR="004B00E4">
              <w:rPr>
                <w:noProof/>
                <w:webHidden/>
              </w:rPr>
              <w:fldChar w:fldCharType="end"/>
            </w:r>
          </w:hyperlink>
        </w:p>
        <w:p w14:paraId="64F54850" w14:textId="36546C5A" w:rsidR="004B00E4" w:rsidRDefault="00000000">
          <w:pPr>
            <w:pStyle w:val="TM2"/>
            <w:tabs>
              <w:tab w:val="left" w:pos="880"/>
              <w:tab w:val="right" w:leader="dot" w:pos="10790"/>
            </w:tabs>
            <w:rPr>
              <w:rFonts w:eastAsiaTheme="minorEastAsia"/>
              <w:noProof/>
              <w:lang w:eastAsia="fr-FR"/>
            </w:rPr>
          </w:pPr>
          <w:hyperlink w:anchor="_Toc138326082" w:history="1">
            <w:r w:rsidR="004B00E4" w:rsidRPr="00871C07">
              <w:rPr>
                <w:rStyle w:val="Lienhypertexte"/>
                <w:noProof/>
              </w:rPr>
              <w:t>6.2</w:t>
            </w:r>
            <w:r w:rsidR="004B00E4">
              <w:rPr>
                <w:rFonts w:eastAsiaTheme="minorEastAsia"/>
                <w:noProof/>
                <w:lang w:eastAsia="fr-FR"/>
              </w:rPr>
              <w:tab/>
            </w:r>
            <w:r w:rsidR="004B00E4" w:rsidRPr="00871C07">
              <w:rPr>
                <w:rStyle w:val="Lienhypertexte"/>
                <w:noProof/>
                <w:shd w:val="clear" w:color="auto" w:fill="FFFFFF"/>
              </w:rPr>
              <w:t>Apports personnels et professionnels</w:t>
            </w:r>
            <w:r w:rsidR="004B00E4">
              <w:rPr>
                <w:noProof/>
                <w:webHidden/>
              </w:rPr>
              <w:tab/>
            </w:r>
            <w:r w:rsidR="004B00E4">
              <w:rPr>
                <w:noProof/>
                <w:webHidden/>
              </w:rPr>
              <w:fldChar w:fldCharType="begin"/>
            </w:r>
            <w:r w:rsidR="004B00E4">
              <w:rPr>
                <w:noProof/>
                <w:webHidden/>
              </w:rPr>
              <w:instrText xml:space="preserve"> PAGEREF _Toc138326082 \h </w:instrText>
            </w:r>
            <w:r w:rsidR="004B00E4">
              <w:rPr>
                <w:noProof/>
                <w:webHidden/>
              </w:rPr>
            </w:r>
            <w:r w:rsidR="004B00E4">
              <w:rPr>
                <w:noProof/>
                <w:webHidden/>
              </w:rPr>
              <w:fldChar w:fldCharType="separate"/>
            </w:r>
            <w:r w:rsidR="009B3716">
              <w:rPr>
                <w:noProof/>
                <w:webHidden/>
              </w:rPr>
              <w:t>7</w:t>
            </w:r>
            <w:r w:rsidR="004B00E4">
              <w:rPr>
                <w:noProof/>
                <w:webHidden/>
              </w:rPr>
              <w:fldChar w:fldCharType="end"/>
            </w:r>
          </w:hyperlink>
        </w:p>
        <w:p w14:paraId="30E4227E" w14:textId="6B3C51CB" w:rsidR="004B00E4" w:rsidRDefault="00000000">
          <w:pPr>
            <w:pStyle w:val="TM2"/>
            <w:tabs>
              <w:tab w:val="left" w:pos="880"/>
              <w:tab w:val="right" w:leader="dot" w:pos="10790"/>
            </w:tabs>
            <w:rPr>
              <w:rFonts w:eastAsiaTheme="minorEastAsia"/>
              <w:noProof/>
              <w:lang w:eastAsia="fr-FR"/>
            </w:rPr>
          </w:pPr>
          <w:hyperlink w:anchor="_Toc138326083" w:history="1">
            <w:r w:rsidR="004B00E4" w:rsidRPr="00871C07">
              <w:rPr>
                <w:rStyle w:val="Lienhypertexte"/>
                <w:noProof/>
              </w:rPr>
              <w:t>6.3</w:t>
            </w:r>
            <w:r w:rsidR="004B00E4">
              <w:rPr>
                <w:rFonts w:eastAsiaTheme="minorEastAsia"/>
                <w:noProof/>
                <w:lang w:eastAsia="fr-FR"/>
              </w:rPr>
              <w:tab/>
            </w:r>
            <w:r w:rsidR="004B00E4" w:rsidRPr="00871C07">
              <w:rPr>
                <w:rStyle w:val="Lienhypertexte"/>
                <w:noProof/>
              </w:rPr>
              <w:t>Perspectives d’améliorations</w:t>
            </w:r>
            <w:r w:rsidR="004B00E4">
              <w:rPr>
                <w:noProof/>
                <w:webHidden/>
              </w:rPr>
              <w:tab/>
            </w:r>
            <w:r w:rsidR="004B00E4">
              <w:rPr>
                <w:noProof/>
                <w:webHidden/>
              </w:rPr>
              <w:fldChar w:fldCharType="begin"/>
            </w:r>
            <w:r w:rsidR="004B00E4">
              <w:rPr>
                <w:noProof/>
                <w:webHidden/>
              </w:rPr>
              <w:instrText xml:space="preserve"> PAGEREF _Toc138326083 \h </w:instrText>
            </w:r>
            <w:r w:rsidR="004B00E4">
              <w:rPr>
                <w:noProof/>
                <w:webHidden/>
              </w:rPr>
            </w:r>
            <w:r w:rsidR="004B00E4">
              <w:rPr>
                <w:noProof/>
                <w:webHidden/>
              </w:rPr>
              <w:fldChar w:fldCharType="separate"/>
            </w:r>
            <w:r w:rsidR="009B3716">
              <w:rPr>
                <w:noProof/>
                <w:webHidden/>
              </w:rPr>
              <w:t>7</w:t>
            </w:r>
            <w:r w:rsidR="004B00E4">
              <w:rPr>
                <w:noProof/>
                <w:webHidden/>
              </w:rPr>
              <w:fldChar w:fldCharType="end"/>
            </w:r>
          </w:hyperlink>
        </w:p>
        <w:p w14:paraId="3B0C1829" w14:textId="148059EC" w:rsidR="004B00E4" w:rsidRDefault="00000000">
          <w:pPr>
            <w:pStyle w:val="TM1"/>
            <w:tabs>
              <w:tab w:val="left" w:pos="440"/>
              <w:tab w:val="right" w:leader="dot" w:pos="10790"/>
            </w:tabs>
            <w:rPr>
              <w:rFonts w:eastAsiaTheme="minorEastAsia"/>
              <w:noProof/>
              <w:lang w:eastAsia="fr-FR"/>
            </w:rPr>
          </w:pPr>
          <w:hyperlink w:anchor="_Toc138326084" w:history="1">
            <w:r w:rsidR="004B00E4" w:rsidRPr="00871C07">
              <w:rPr>
                <w:rStyle w:val="Lienhypertexte"/>
                <w:noProof/>
              </w:rPr>
              <w:t>7</w:t>
            </w:r>
            <w:r w:rsidR="004B00E4">
              <w:rPr>
                <w:rFonts w:eastAsiaTheme="minorEastAsia"/>
                <w:noProof/>
                <w:lang w:eastAsia="fr-FR"/>
              </w:rPr>
              <w:tab/>
            </w:r>
            <w:r w:rsidR="004B00E4" w:rsidRPr="00871C07">
              <w:rPr>
                <w:rStyle w:val="Lienhypertexte"/>
                <w:noProof/>
                <w:shd w:val="clear" w:color="auto" w:fill="FFFFFF"/>
              </w:rPr>
              <w:t>Annexes</w:t>
            </w:r>
            <w:r w:rsidR="004B00E4">
              <w:rPr>
                <w:noProof/>
                <w:webHidden/>
              </w:rPr>
              <w:tab/>
            </w:r>
            <w:r w:rsidR="004B00E4">
              <w:rPr>
                <w:noProof/>
                <w:webHidden/>
              </w:rPr>
              <w:fldChar w:fldCharType="begin"/>
            </w:r>
            <w:r w:rsidR="004B00E4">
              <w:rPr>
                <w:noProof/>
                <w:webHidden/>
              </w:rPr>
              <w:instrText xml:space="preserve"> PAGEREF _Toc138326084 \h </w:instrText>
            </w:r>
            <w:r w:rsidR="004B00E4">
              <w:rPr>
                <w:noProof/>
                <w:webHidden/>
              </w:rPr>
            </w:r>
            <w:r w:rsidR="004B00E4">
              <w:rPr>
                <w:noProof/>
                <w:webHidden/>
              </w:rPr>
              <w:fldChar w:fldCharType="separate"/>
            </w:r>
            <w:r w:rsidR="009B3716">
              <w:rPr>
                <w:noProof/>
                <w:webHidden/>
              </w:rPr>
              <w:t>9</w:t>
            </w:r>
            <w:r w:rsidR="004B00E4">
              <w:rPr>
                <w:noProof/>
                <w:webHidden/>
              </w:rPr>
              <w:fldChar w:fldCharType="end"/>
            </w:r>
          </w:hyperlink>
        </w:p>
        <w:p w14:paraId="5A07B54F" w14:textId="609D0B00" w:rsidR="004B00E4" w:rsidRDefault="00000000">
          <w:pPr>
            <w:pStyle w:val="TM3"/>
            <w:tabs>
              <w:tab w:val="left" w:pos="1320"/>
              <w:tab w:val="right" w:leader="dot" w:pos="10790"/>
            </w:tabs>
            <w:rPr>
              <w:rFonts w:eastAsiaTheme="minorEastAsia"/>
              <w:noProof/>
              <w:lang w:eastAsia="fr-FR"/>
            </w:rPr>
          </w:pPr>
          <w:hyperlink w:anchor="_Toc138326085" w:history="1">
            <w:r w:rsidR="004B00E4" w:rsidRPr="00871C07">
              <w:rPr>
                <w:rStyle w:val="Lienhypertexte"/>
                <w:noProof/>
              </w:rPr>
              <w:t>7.1.1</w:t>
            </w:r>
            <w:r w:rsidR="004B00E4">
              <w:rPr>
                <w:rFonts w:eastAsiaTheme="minorEastAsia"/>
                <w:noProof/>
                <w:lang w:eastAsia="fr-FR"/>
              </w:rPr>
              <w:tab/>
            </w:r>
            <w:r w:rsidR="004B00E4" w:rsidRPr="00871C07">
              <w:rPr>
                <w:rStyle w:val="Lienhypertexte"/>
                <w:noProof/>
              </w:rPr>
              <w:t>Quelques requêtes SQL</w:t>
            </w:r>
            <w:r w:rsidR="004B00E4">
              <w:rPr>
                <w:noProof/>
                <w:webHidden/>
              </w:rPr>
              <w:tab/>
            </w:r>
            <w:r w:rsidR="004B00E4">
              <w:rPr>
                <w:noProof/>
                <w:webHidden/>
              </w:rPr>
              <w:fldChar w:fldCharType="begin"/>
            </w:r>
            <w:r w:rsidR="004B00E4">
              <w:rPr>
                <w:noProof/>
                <w:webHidden/>
              </w:rPr>
              <w:instrText xml:space="preserve"> PAGEREF _Toc138326085 \h </w:instrText>
            </w:r>
            <w:r w:rsidR="004B00E4">
              <w:rPr>
                <w:noProof/>
                <w:webHidden/>
              </w:rPr>
            </w:r>
            <w:r w:rsidR="004B00E4">
              <w:rPr>
                <w:noProof/>
                <w:webHidden/>
              </w:rPr>
              <w:fldChar w:fldCharType="separate"/>
            </w:r>
            <w:r w:rsidR="009B3716">
              <w:rPr>
                <w:noProof/>
                <w:webHidden/>
              </w:rPr>
              <w:t>9</w:t>
            </w:r>
            <w:r w:rsidR="004B00E4">
              <w:rPr>
                <w:noProof/>
                <w:webHidden/>
              </w:rPr>
              <w:fldChar w:fldCharType="end"/>
            </w:r>
          </w:hyperlink>
        </w:p>
        <w:p w14:paraId="74C37E6C" w14:textId="5CFB2DEB" w:rsidR="004B00E4" w:rsidRDefault="00000000">
          <w:pPr>
            <w:pStyle w:val="TM2"/>
            <w:tabs>
              <w:tab w:val="left" w:pos="880"/>
              <w:tab w:val="right" w:leader="dot" w:pos="10790"/>
            </w:tabs>
            <w:rPr>
              <w:rFonts w:eastAsiaTheme="minorEastAsia"/>
              <w:noProof/>
              <w:lang w:eastAsia="fr-FR"/>
            </w:rPr>
          </w:pPr>
          <w:hyperlink w:anchor="_Toc138326086" w:history="1">
            <w:r w:rsidR="004B00E4" w:rsidRPr="00871C07">
              <w:rPr>
                <w:rStyle w:val="Lienhypertexte"/>
                <w:noProof/>
              </w:rPr>
              <w:t>7.2</w:t>
            </w:r>
            <w:r w:rsidR="004B00E4">
              <w:rPr>
                <w:rFonts w:eastAsiaTheme="minorEastAsia"/>
                <w:noProof/>
                <w:lang w:eastAsia="fr-FR"/>
              </w:rPr>
              <w:tab/>
            </w:r>
            <w:r w:rsidR="004B00E4" w:rsidRPr="00871C07">
              <w:rPr>
                <w:rStyle w:val="Lienhypertexte"/>
                <w:noProof/>
                <w:shd w:val="clear" w:color="auto" w:fill="FFFFFF"/>
              </w:rPr>
              <w:t>Schéma de la base de données</w:t>
            </w:r>
            <w:r w:rsidR="004B00E4">
              <w:rPr>
                <w:noProof/>
                <w:webHidden/>
              </w:rPr>
              <w:tab/>
            </w:r>
            <w:r w:rsidR="004B00E4">
              <w:rPr>
                <w:noProof/>
                <w:webHidden/>
              </w:rPr>
              <w:fldChar w:fldCharType="begin"/>
            </w:r>
            <w:r w:rsidR="004B00E4">
              <w:rPr>
                <w:noProof/>
                <w:webHidden/>
              </w:rPr>
              <w:instrText xml:space="preserve"> PAGEREF _Toc138326086 \h </w:instrText>
            </w:r>
            <w:r w:rsidR="004B00E4">
              <w:rPr>
                <w:noProof/>
                <w:webHidden/>
              </w:rPr>
            </w:r>
            <w:r w:rsidR="004B00E4">
              <w:rPr>
                <w:noProof/>
                <w:webHidden/>
              </w:rPr>
              <w:fldChar w:fldCharType="separate"/>
            </w:r>
            <w:r w:rsidR="009B3716">
              <w:rPr>
                <w:noProof/>
                <w:webHidden/>
              </w:rPr>
              <w:t>11</w:t>
            </w:r>
            <w:r w:rsidR="004B00E4">
              <w:rPr>
                <w:noProof/>
                <w:webHidden/>
              </w:rPr>
              <w:fldChar w:fldCharType="end"/>
            </w:r>
          </w:hyperlink>
        </w:p>
        <w:p w14:paraId="13652D1F" w14:textId="0AD5F690" w:rsidR="00430B86" w:rsidRDefault="00430B86">
          <w:r>
            <w:rPr>
              <w:b/>
              <w:bCs/>
            </w:rPr>
            <w:fldChar w:fldCharType="end"/>
          </w:r>
        </w:p>
      </w:sdtContent>
    </w:sdt>
    <w:p w14:paraId="4C202292" w14:textId="77777777" w:rsidR="00430B86" w:rsidRDefault="00430B86">
      <w:pPr>
        <w:rPr>
          <w:rFonts w:ascii="Calibri" w:hAnsi="Calibri" w:cs="Calibri"/>
          <w:kern w:val="0"/>
          <w:sz w:val="24"/>
          <w:szCs w:val="24"/>
          <w:lang w:val="fr"/>
        </w:rPr>
      </w:pPr>
    </w:p>
    <w:p w14:paraId="56568B5A" w14:textId="03D2077E" w:rsidR="00735F9D" w:rsidRDefault="00735F9D">
      <w:pPr>
        <w:rPr>
          <w:rFonts w:ascii="Calibri" w:hAnsi="Calibri" w:cs="Calibri"/>
          <w:kern w:val="0"/>
          <w:sz w:val="24"/>
          <w:szCs w:val="24"/>
          <w:lang w:val="fr"/>
        </w:rPr>
      </w:pPr>
    </w:p>
    <w:p w14:paraId="664A3A8A" w14:textId="74CAE5B6" w:rsidR="00C41625" w:rsidRDefault="00FB5B42" w:rsidP="007335E0">
      <w:pPr>
        <w:pStyle w:val="Titre1"/>
        <w:numPr>
          <w:ilvl w:val="0"/>
          <w:numId w:val="0"/>
        </w:numPr>
        <w:rPr>
          <w:lang w:val="fr"/>
        </w:rPr>
      </w:pPr>
      <w:bookmarkStart w:id="4" w:name="_Toc138326039"/>
      <w:commentRangeStart w:id="5"/>
      <w:commentRangeStart w:id="6"/>
      <w:r>
        <w:rPr>
          <w:lang w:val="fr"/>
        </w:rPr>
        <w:t>Introduction</w:t>
      </w:r>
      <w:commentRangeEnd w:id="5"/>
      <w:r w:rsidR="00B47480">
        <w:rPr>
          <w:rStyle w:val="Marquedecommentaire"/>
          <w:rFonts w:asciiTheme="minorHAnsi" w:eastAsiaTheme="minorHAnsi" w:hAnsiTheme="minorHAnsi" w:cstheme="minorBidi"/>
          <w:color w:val="auto"/>
        </w:rPr>
        <w:commentReference w:id="5"/>
      </w:r>
      <w:commentRangeEnd w:id="6"/>
      <w:r w:rsidR="00544A84">
        <w:rPr>
          <w:rStyle w:val="Marquedecommentaire"/>
          <w:rFonts w:asciiTheme="minorHAnsi" w:eastAsiaTheme="minorHAnsi" w:hAnsiTheme="minorHAnsi" w:cstheme="minorBidi"/>
          <w:color w:val="auto"/>
        </w:rPr>
        <w:commentReference w:id="6"/>
      </w:r>
      <w:bookmarkEnd w:id="4"/>
      <w:r w:rsidR="00D14AE1" w:rsidRPr="00C41625">
        <w:rPr>
          <w:lang w:val="fr"/>
        </w:rPr>
        <w:t xml:space="preserve"> </w:t>
      </w:r>
    </w:p>
    <w:p w14:paraId="5B4E6F27" w14:textId="0B916FAA" w:rsidR="00957557" w:rsidRPr="00957557" w:rsidRDefault="00957557" w:rsidP="00957557">
      <w:pPr>
        <w:pStyle w:val="Titre2"/>
        <w:rPr>
          <w:lang w:val="fr"/>
        </w:rPr>
      </w:pPr>
      <w:bookmarkStart w:id="7" w:name="_Toc138326040"/>
      <w:bookmarkEnd w:id="7"/>
    </w:p>
    <w:p w14:paraId="4CA874AC" w14:textId="4D1BEB13" w:rsidR="00216E64" w:rsidRDefault="00216E64" w:rsidP="00216E64">
      <w:pPr>
        <w:pStyle w:val="Titre2"/>
        <w:rPr>
          <w:lang w:val="fr"/>
        </w:rPr>
      </w:pPr>
      <w:bookmarkStart w:id="8" w:name="_Toc138326041"/>
      <w:r>
        <w:rPr>
          <w:lang w:val="fr"/>
        </w:rPr>
        <w:t>Contexte pédagogique</w:t>
      </w:r>
      <w:bookmarkEnd w:id="8"/>
    </w:p>
    <w:p w14:paraId="2E717B92" w14:textId="7A08B9F8" w:rsidR="00216E64" w:rsidRDefault="00216E64" w:rsidP="00216E64">
      <w:pPr>
        <w:rPr>
          <w:lang w:val="fr"/>
        </w:rPr>
      </w:pPr>
      <w:r>
        <w:rPr>
          <w:lang w:val="fr"/>
        </w:rPr>
        <w:t xml:space="preserve">Ce projet </w:t>
      </w:r>
      <w:r w:rsidR="00957557">
        <w:rPr>
          <w:lang w:val="fr"/>
        </w:rPr>
        <w:t>intervient au</w:t>
      </w:r>
      <w:r>
        <w:rPr>
          <w:lang w:val="fr"/>
        </w:rPr>
        <w:t xml:space="preserve"> cours de ma formation de Concepteur Développeur d’Application. Cette dernière se réfère à un référentiel </w:t>
      </w:r>
      <w:r w:rsidR="00957557">
        <w:rPr>
          <w:lang w:val="fr"/>
        </w:rPr>
        <w:t>officiel. Il</w:t>
      </w:r>
      <w:r>
        <w:rPr>
          <w:lang w:val="fr"/>
        </w:rPr>
        <w:t xml:space="preserve"> requière la validation de </w:t>
      </w:r>
      <w:r w:rsidR="0008283E">
        <w:rPr>
          <w:lang w:val="fr"/>
        </w:rPr>
        <w:t>compétences. Celle</w:t>
      </w:r>
      <w:r>
        <w:rPr>
          <w:lang w:val="fr"/>
        </w:rPr>
        <w:t xml:space="preserve">-ci sont réparties dans trois activités respectivement ‘développer une application’, </w:t>
      </w:r>
      <w:r w:rsidR="00957557">
        <w:rPr>
          <w:lang w:val="fr"/>
        </w:rPr>
        <w:t>‘concevoir et développer une application’ et ‘préparer le déploiement d’une application’.</w:t>
      </w:r>
    </w:p>
    <w:p w14:paraId="15610DE3" w14:textId="7C21D67B" w:rsidR="00957557" w:rsidRDefault="00957557" w:rsidP="00216E64">
      <w:pPr>
        <w:rPr>
          <w:lang w:val="fr"/>
        </w:rPr>
      </w:pPr>
      <w:r>
        <w:rPr>
          <w:lang w:val="fr"/>
        </w:rPr>
        <w:t xml:space="preserve">Ces trois </w:t>
      </w:r>
      <w:r w:rsidR="0008283E">
        <w:rPr>
          <w:lang w:val="fr"/>
        </w:rPr>
        <w:t>activités en</w:t>
      </w:r>
      <w:r>
        <w:rPr>
          <w:lang w:val="fr"/>
        </w:rPr>
        <w:t xml:space="preserve"> plus de la période de stage en milieu professionnel servent à mettre en application et démonter les compétences acquises au cours d’un ‘’projet fil rouge ‘’. Cette simulation de projet reflétant un projet du métier est partitionné en deux jalons. Nous somme</w:t>
      </w:r>
      <w:r w:rsidR="0008283E">
        <w:rPr>
          <w:lang w:val="fr"/>
        </w:rPr>
        <w:t>s</w:t>
      </w:r>
      <w:r>
        <w:rPr>
          <w:lang w:val="fr"/>
        </w:rPr>
        <w:t xml:space="preserve"> ici dans le cadre du premier</w:t>
      </w:r>
      <w:r w:rsidR="0008283E">
        <w:rPr>
          <w:lang w:val="fr"/>
        </w:rPr>
        <w:t xml:space="preserve"> qui doit servir à démonter les compétences suivantes :</w:t>
      </w:r>
    </w:p>
    <w:p w14:paraId="3AF2D86B" w14:textId="727E5FD4" w:rsidR="0008283E" w:rsidRDefault="0008283E" w:rsidP="0008283E">
      <w:pPr>
        <w:pStyle w:val="Paragraphedeliste"/>
        <w:numPr>
          <w:ilvl w:val="0"/>
          <w:numId w:val="21"/>
        </w:numPr>
        <w:rPr>
          <w:lang w:val="fr"/>
        </w:rPr>
      </w:pPr>
      <w:r>
        <w:rPr>
          <w:lang w:val="fr"/>
        </w:rPr>
        <w:t>Gérer son environnement de travail</w:t>
      </w:r>
    </w:p>
    <w:p w14:paraId="2E9F845F" w14:textId="3AA7BDA4" w:rsidR="0008283E" w:rsidRDefault="0008283E" w:rsidP="0008283E">
      <w:pPr>
        <w:pStyle w:val="Paragraphedeliste"/>
        <w:numPr>
          <w:ilvl w:val="0"/>
          <w:numId w:val="21"/>
        </w:numPr>
        <w:rPr>
          <w:lang w:val="fr"/>
        </w:rPr>
      </w:pPr>
      <w:r>
        <w:rPr>
          <w:lang w:val="fr"/>
        </w:rPr>
        <w:t>Développer une interface utilisateur</w:t>
      </w:r>
    </w:p>
    <w:p w14:paraId="69A7A081" w14:textId="3E60AB7B" w:rsidR="0008283E" w:rsidRPr="0008283E" w:rsidRDefault="0008283E" w:rsidP="0008283E">
      <w:pPr>
        <w:pStyle w:val="Paragraphedeliste"/>
        <w:numPr>
          <w:ilvl w:val="0"/>
          <w:numId w:val="21"/>
        </w:numPr>
        <w:rPr>
          <w:lang w:val="fr"/>
        </w:rPr>
      </w:pPr>
      <w:r>
        <w:rPr>
          <w:lang w:val="fr"/>
        </w:rPr>
        <w:t>Développer les composants d’une application.</w:t>
      </w:r>
    </w:p>
    <w:p w14:paraId="23B2E727" w14:textId="46CBFBEB" w:rsidR="00FB5B42" w:rsidRDefault="00FB5B42" w:rsidP="00FB5B42">
      <w:pPr>
        <w:pStyle w:val="Titre2"/>
        <w:rPr>
          <w:lang w:val="fr"/>
        </w:rPr>
      </w:pPr>
      <w:bookmarkStart w:id="9" w:name="_Toc138326042"/>
      <w:r>
        <w:rPr>
          <w:lang w:val="fr"/>
        </w:rPr>
        <w:t>Résumé et contexte</w:t>
      </w:r>
      <w:r w:rsidR="00957557">
        <w:rPr>
          <w:lang w:val="fr"/>
        </w:rPr>
        <w:t xml:space="preserve"> du projet</w:t>
      </w:r>
      <w:bookmarkEnd w:id="9"/>
    </w:p>
    <w:p w14:paraId="46759CE3" w14:textId="77777777" w:rsidR="004E7962" w:rsidRPr="004E7962" w:rsidRDefault="004E7962" w:rsidP="004E7962">
      <w:pPr>
        <w:rPr>
          <w:lang w:val="fr"/>
        </w:rPr>
      </w:pPr>
    </w:p>
    <w:p w14:paraId="5FA35843" w14:textId="0EA2ABCA" w:rsidR="00735F9D" w:rsidRDefault="00C41625" w:rsidP="00C41625">
      <w:pPr>
        <w:autoSpaceDE w:val="0"/>
        <w:autoSpaceDN w:val="0"/>
        <w:adjustRightInd w:val="0"/>
        <w:spacing w:after="200" w:line="276" w:lineRule="auto"/>
        <w:ind w:left="720"/>
        <w:jc w:val="both"/>
        <w:rPr>
          <w:rFonts w:ascii="Segoe UI" w:hAnsi="Segoe UI" w:cs="Segoe UI"/>
          <w:color w:val="000000"/>
          <w:sz w:val="20"/>
          <w:szCs w:val="20"/>
          <w:shd w:val="clear" w:color="auto" w:fill="FFFFFF"/>
        </w:rPr>
      </w:pPr>
      <w:r>
        <w:rPr>
          <w:rStyle w:val="Titre2Car"/>
        </w:rPr>
        <w:t xml:space="preserve"> </w:t>
      </w:r>
      <w:commentRangeStart w:id="10"/>
      <w:r w:rsidR="00735F9D" w:rsidRPr="00C41625">
        <w:rPr>
          <w:rFonts w:ascii="Segoe UI" w:hAnsi="Segoe UI" w:cs="Segoe UI"/>
          <w:color w:val="000000"/>
          <w:sz w:val="20"/>
          <w:szCs w:val="20"/>
          <w:shd w:val="clear" w:color="auto" w:fill="FFFFFF"/>
        </w:rPr>
        <w:t xml:space="preserve">Dans le cadre d’une mise en place de leur solution d’assistance aux utilisateurs l’association AMIO demande le développement d’une application qui permettra à ses utilisateurs de faire une demande d’assistance sous forme de ticket par le biais de leur compte utilisateur en </w:t>
      </w:r>
      <w:r w:rsidR="00430B86" w:rsidRPr="00C41625">
        <w:rPr>
          <w:rFonts w:ascii="Segoe UI" w:hAnsi="Segoe UI" w:cs="Segoe UI"/>
          <w:color w:val="000000"/>
          <w:sz w:val="20"/>
          <w:szCs w:val="20"/>
          <w:shd w:val="clear" w:color="auto" w:fill="FFFFFF"/>
        </w:rPr>
        <w:t>ligne.</w:t>
      </w:r>
      <w:r w:rsidR="00735F9D" w:rsidRPr="00C41625">
        <w:rPr>
          <w:rFonts w:ascii="Segoe UI" w:hAnsi="Segoe UI" w:cs="Segoe UI"/>
          <w:color w:val="000000"/>
          <w:sz w:val="20"/>
          <w:szCs w:val="20"/>
          <w:shd w:val="clear" w:color="auto" w:fill="FFFFFF"/>
        </w:rPr>
        <w:t xml:space="preserve"> Ses demandes sous forme de ticket seront prises en charge par des responsables de dépannage par l’intermédiaire cette fois-ci d’une application desktop liée à la première. Les mises à jour de l’avancée de chaque ticket fait par </w:t>
      </w:r>
      <w:r w:rsidR="00430B86" w:rsidRPr="00C41625">
        <w:rPr>
          <w:rFonts w:ascii="Segoe UI" w:hAnsi="Segoe UI" w:cs="Segoe UI"/>
          <w:color w:val="000000"/>
          <w:sz w:val="20"/>
          <w:szCs w:val="20"/>
          <w:shd w:val="clear" w:color="auto" w:fill="FFFFFF"/>
        </w:rPr>
        <w:t>les dépanneurs</w:t>
      </w:r>
      <w:r w:rsidR="00735F9D" w:rsidRPr="00C41625">
        <w:rPr>
          <w:rFonts w:ascii="Segoe UI" w:hAnsi="Segoe UI" w:cs="Segoe UI"/>
          <w:color w:val="000000"/>
          <w:sz w:val="20"/>
          <w:szCs w:val="20"/>
          <w:shd w:val="clear" w:color="auto" w:fill="FFFFFF"/>
        </w:rPr>
        <w:t xml:space="preserve"> seront visibles par </w:t>
      </w:r>
      <w:r w:rsidR="00430B86" w:rsidRPr="00C41625">
        <w:rPr>
          <w:rFonts w:ascii="Segoe UI" w:hAnsi="Segoe UI" w:cs="Segoe UI"/>
          <w:color w:val="000000"/>
          <w:sz w:val="20"/>
          <w:szCs w:val="20"/>
          <w:shd w:val="clear" w:color="auto" w:fill="FFFFFF"/>
        </w:rPr>
        <w:t>le réclamant</w:t>
      </w:r>
      <w:r w:rsidR="00735F9D" w:rsidRPr="00C41625">
        <w:rPr>
          <w:rFonts w:ascii="Segoe UI" w:hAnsi="Segoe UI" w:cs="Segoe UI"/>
          <w:color w:val="000000"/>
          <w:sz w:val="20"/>
          <w:szCs w:val="20"/>
          <w:shd w:val="clear" w:color="auto" w:fill="FFFFFF"/>
        </w:rPr>
        <w:t xml:space="preserve"> côté application web via leur compte utilisateur. La communication entre les différents protagonistes se fera à l’aide d’un chat.</w:t>
      </w:r>
      <w:ins w:id="11" w:author="Alexandra Testart" w:date="2023-06-15T14:27:00Z">
        <w:r w:rsidR="00943C11">
          <w:rPr>
            <w:rFonts w:ascii="Segoe UI" w:hAnsi="Segoe UI" w:cs="Segoe UI"/>
            <w:color w:val="000000"/>
            <w:sz w:val="20"/>
            <w:szCs w:val="20"/>
            <w:shd w:val="clear" w:color="auto" w:fill="FFFFFF"/>
          </w:rPr>
          <w:t xml:space="preserve"> </w:t>
        </w:r>
      </w:ins>
      <w:commentRangeEnd w:id="10"/>
      <w:ins w:id="12" w:author="Alexandra Testart" w:date="2023-06-15T14:30:00Z">
        <w:r w:rsidR="00943C11">
          <w:rPr>
            <w:rStyle w:val="Marquedecommentaire"/>
          </w:rPr>
          <w:commentReference w:id="10"/>
        </w:r>
      </w:ins>
    </w:p>
    <w:p w14:paraId="3E35E846" w14:textId="236BA6D8" w:rsidR="00FB5B42" w:rsidRDefault="00FB5B42" w:rsidP="00FB5B42">
      <w:pPr>
        <w:pStyle w:val="Titre2"/>
        <w:rPr>
          <w:shd w:val="clear" w:color="auto" w:fill="FFFFFF"/>
        </w:rPr>
      </w:pPr>
      <w:bookmarkStart w:id="13" w:name="_Toc138326043"/>
      <w:r>
        <w:rPr>
          <w:shd w:val="clear" w:color="auto" w:fill="FFFFFF"/>
        </w:rPr>
        <w:t>Objectif :</w:t>
      </w:r>
      <w:bookmarkEnd w:id="13"/>
    </w:p>
    <w:p w14:paraId="7A62E655" w14:textId="77777777" w:rsidR="004E7962" w:rsidRPr="004E7962" w:rsidRDefault="004E7962" w:rsidP="004E7962"/>
    <w:p w14:paraId="4F65CA5C" w14:textId="0B66C699" w:rsidR="00FB5B42" w:rsidRPr="00FB5B42" w:rsidRDefault="00FB5B42" w:rsidP="00FB5B42">
      <w:r>
        <w:t>Pour ce premier jalon l’objectif est de fournir au client une première application web afin de permettre au</w:t>
      </w:r>
      <w:r w:rsidR="00661247">
        <w:t>x</w:t>
      </w:r>
      <w:r>
        <w:t xml:space="preserve"> utilisateur</w:t>
      </w:r>
      <w:r w:rsidR="00661247">
        <w:t>s</w:t>
      </w:r>
      <w:r>
        <w:t xml:space="preserve"> de créer un compte et de </w:t>
      </w:r>
      <w:r w:rsidR="008652A4">
        <w:t>déclarer leur</w:t>
      </w:r>
      <w:r>
        <w:t>(s) demande(s) d’assistance sur la plateforme d</w:t>
      </w:r>
      <w:r w:rsidR="008652A4">
        <w:t xml:space="preserve">emandée par la maîtrise </w:t>
      </w:r>
      <w:commentRangeStart w:id="14"/>
      <w:r w:rsidR="008652A4">
        <w:t>d’ouvrage</w:t>
      </w:r>
      <w:commentRangeEnd w:id="14"/>
      <w:r w:rsidR="00544A84">
        <w:rPr>
          <w:rStyle w:val="Marquedecommentaire"/>
        </w:rPr>
        <w:commentReference w:id="14"/>
      </w:r>
      <w:r w:rsidR="008652A4">
        <w:t>.</w:t>
      </w:r>
      <w:r>
        <w:t xml:space="preserve"> </w:t>
      </w:r>
    </w:p>
    <w:p w14:paraId="3A3EA2A1" w14:textId="351E2890" w:rsidR="00C41625" w:rsidRDefault="00805EC6" w:rsidP="00C41625">
      <w:pPr>
        <w:pStyle w:val="Titre1"/>
      </w:pPr>
      <w:bookmarkStart w:id="15" w:name="_Toc138326044"/>
      <w:r>
        <w:t>Spécifications</w:t>
      </w:r>
      <w:r w:rsidR="008652A4">
        <w:t xml:space="preserve"> du projet :</w:t>
      </w:r>
      <w:bookmarkEnd w:id="15"/>
    </w:p>
    <w:p w14:paraId="1783A5AC" w14:textId="364B5C7B" w:rsidR="00744C76" w:rsidRDefault="00805EC6" w:rsidP="00744C76">
      <w:pPr>
        <w:pStyle w:val="Titre2"/>
      </w:pPr>
      <w:bookmarkStart w:id="16" w:name="_Toc138326045"/>
      <w:r>
        <w:t>Spécification</w:t>
      </w:r>
      <w:r w:rsidR="00744C76">
        <w:t xml:space="preserve"> des besoins fonctionnels :</w:t>
      </w:r>
      <w:bookmarkEnd w:id="16"/>
    </w:p>
    <w:p w14:paraId="7A793B8C" w14:textId="77777777" w:rsidR="004E7962" w:rsidRPr="004E7962" w:rsidRDefault="004E7962" w:rsidP="004E7962"/>
    <w:p w14:paraId="421C6C50" w14:textId="5F3EF065" w:rsidR="00C97161" w:rsidRDefault="00744C76" w:rsidP="00C97161">
      <w:pPr>
        <w:pStyle w:val="Paragraphedeliste"/>
        <w:numPr>
          <w:ilvl w:val="0"/>
          <w:numId w:val="18"/>
        </w:numPr>
      </w:pPr>
      <w:r>
        <w:t xml:space="preserve">Pour cette application de ce premier jalon, celle-ci devra offrir la possibilité </w:t>
      </w:r>
      <w:r w:rsidR="00C97161">
        <w:t>aux utilisateurs</w:t>
      </w:r>
      <w:r>
        <w:t xml:space="preserve"> de créer et </w:t>
      </w:r>
      <w:r w:rsidR="005D2BF2">
        <w:t>s’authentifier sur</w:t>
      </w:r>
      <w:r>
        <w:t xml:space="preserve"> leur compte</w:t>
      </w:r>
      <w:r w:rsidR="00C97161">
        <w:t>.</w:t>
      </w:r>
    </w:p>
    <w:p w14:paraId="17FDDC83" w14:textId="65DADEB7" w:rsidR="00C97161" w:rsidRDefault="00C97161" w:rsidP="00C97161">
      <w:pPr>
        <w:pStyle w:val="Paragraphedeliste"/>
        <w:numPr>
          <w:ilvl w:val="0"/>
          <w:numId w:val="18"/>
        </w:numPr>
      </w:pPr>
      <w:r>
        <w:t>Depuis</w:t>
      </w:r>
      <w:r w:rsidR="00744C76">
        <w:t xml:space="preserve"> celui-ci ils devront pouvoir déclarer une demande d’assistance auprès du </w:t>
      </w:r>
      <w:r>
        <w:t>service</w:t>
      </w:r>
      <w:r w:rsidR="00744C76">
        <w:t xml:space="preserve"> technique. </w:t>
      </w:r>
    </w:p>
    <w:p w14:paraId="72DBB26A" w14:textId="5E1A10D3" w:rsidR="00C97161" w:rsidRDefault="00744C76" w:rsidP="00C97161">
      <w:pPr>
        <w:pStyle w:val="Paragraphedeliste"/>
        <w:numPr>
          <w:ilvl w:val="0"/>
          <w:numId w:val="18"/>
        </w:numPr>
      </w:pPr>
      <w:r>
        <w:lastRenderedPageBreak/>
        <w:t xml:space="preserve">Ces demandes d’assistance </w:t>
      </w:r>
      <w:r w:rsidR="00C97161">
        <w:t>feront l’objet</w:t>
      </w:r>
      <w:r>
        <w:t xml:space="preserve"> d’un suivi par la possibilité d’un échange</w:t>
      </w:r>
      <w:r w:rsidR="005D2BF2">
        <w:t xml:space="preserve"> par messages entre</w:t>
      </w:r>
      <w:r w:rsidR="00C97161">
        <w:t xml:space="preserve"> les différents protagonistes de la demande d’assistance en question.</w:t>
      </w:r>
    </w:p>
    <w:p w14:paraId="27351ABA" w14:textId="1545F5EF" w:rsidR="005D2BF2" w:rsidRDefault="005D2BF2" w:rsidP="005D2BF2">
      <w:pPr>
        <w:pStyle w:val="Titre2"/>
      </w:pPr>
      <w:bookmarkStart w:id="17" w:name="_Toc138326046"/>
      <w:r>
        <w:t>Spécification technique</w:t>
      </w:r>
      <w:bookmarkEnd w:id="17"/>
    </w:p>
    <w:p w14:paraId="2D56FCF1" w14:textId="77777777" w:rsidR="004E7962" w:rsidRPr="004E7962" w:rsidRDefault="004E7962" w:rsidP="004E7962"/>
    <w:p w14:paraId="4B10CD62" w14:textId="674DE26B" w:rsidR="005D2BF2" w:rsidRDefault="005D2BF2" w:rsidP="00C97161">
      <w:pPr>
        <w:pStyle w:val="Paragraphedeliste"/>
        <w:numPr>
          <w:ilvl w:val="0"/>
          <w:numId w:val="18"/>
        </w:numPr>
      </w:pPr>
      <w:r>
        <w:t xml:space="preserve">Langage de programmation : PHP </w:t>
      </w:r>
      <w:ins w:id="18" w:author="Alexandra Testart" w:date="2023-06-15T14:43:00Z">
        <w:r w:rsidR="00544A84">
          <w:t>10.10.1</w:t>
        </w:r>
      </w:ins>
      <w:del w:id="19" w:author="Alexandra Testart" w:date="2023-06-15T14:43:00Z">
        <w:r w:rsidDel="00544A84">
          <w:delText>7.4</w:delText>
        </w:r>
      </w:del>
    </w:p>
    <w:p w14:paraId="4C35DF1E" w14:textId="0A6FBD40" w:rsidR="005D2BF2" w:rsidRDefault="005D2BF2" w:rsidP="00C97161">
      <w:pPr>
        <w:pStyle w:val="Paragraphedeliste"/>
        <w:numPr>
          <w:ilvl w:val="0"/>
          <w:numId w:val="18"/>
        </w:numPr>
      </w:pPr>
      <w:r>
        <w:t xml:space="preserve">Framework : Laravel </w:t>
      </w:r>
      <w:r w:rsidR="004E7962">
        <w:t>10.10.1</w:t>
      </w:r>
    </w:p>
    <w:p w14:paraId="6BBA4652" w14:textId="2CD1727A" w:rsidR="005D2BF2" w:rsidRPr="00744C76" w:rsidRDefault="004E7962" w:rsidP="00C97161">
      <w:pPr>
        <w:pStyle w:val="Paragraphedeliste"/>
        <w:numPr>
          <w:ilvl w:val="0"/>
          <w:numId w:val="18"/>
        </w:numPr>
      </w:pPr>
      <w:r>
        <w:t>SGBD</w:t>
      </w:r>
      <w:r w:rsidR="005D2BF2">
        <w:t> : Maria DB</w:t>
      </w:r>
    </w:p>
    <w:p w14:paraId="66BE68CC" w14:textId="53548B75" w:rsidR="008652A4" w:rsidRDefault="008652A4" w:rsidP="008652A4">
      <w:pPr>
        <w:pStyle w:val="Titre2"/>
      </w:pPr>
      <w:bookmarkStart w:id="20" w:name="_Toc138326047"/>
      <w:r>
        <w:t>Architecture</w:t>
      </w:r>
      <w:bookmarkEnd w:id="20"/>
    </w:p>
    <w:p w14:paraId="196F1218" w14:textId="73201A46" w:rsidR="008652A4" w:rsidRPr="008652A4" w:rsidRDefault="008652A4" w:rsidP="008652A4">
      <w:r>
        <w:t>Pour ce premier jalon l’application web sera développée en respectant d’architecture Mod</w:t>
      </w:r>
      <w:r w:rsidR="00C97161">
        <w:t>el</w:t>
      </w:r>
      <w:r>
        <w:t xml:space="preserve"> </w:t>
      </w:r>
      <w:r w:rsidR="00C97161">
        <w:t>V</w:t>
      </w:r>
      <w:r>
        <w:t xml:space="preserve">ue Contrôleur </w:t>
      </w:r>
      <w:r w:rsidR="00C97161">
        <w:t>proposé par le</w:t>
      </w:r>
      <w:r>
        <w:t xml:space="preserve"> </w:t>
      </w:r>
      <w:r w:rsidR="00744C76">
        <w:t>Framework</w:t>
      </w:r>
      <w:r>
        <w:t xml:space="preserve"> Laravel</w:t>
      </w:r>
      <w:r w:rsidR="00C97161">
        <w:t xml:space="preserve"> utilisé ici</w:t>
      </w:r>
      <w:r>
        <w:t>.</w:t>
      </w:r>
    </w:p>
    <w:p w14:paraId="080CA5DF" w14:textId="253FD2A1" w:rsidR="008652A4" w:rsidRDefault="008652A4" w:rsidP="008652A4">
      <w:pPr>
        <w:pStyle w:val="Titre2"/>
      </w:pPr>
      <w:bookmarkStart w:id="21" w:name="_Toc138326048"/>
      <w:r>
        <w:t>Environnement de développement</w:t>
      </w:r>
      <w:bookmarkEnd w:id="21"/>
    </w:p>
    <w:p w14:paraId="73EE13DB" w14:textId="77777777" w:rsidR="004E7962" w:rsidRPr="004E7962" w:rsidRDefault="004E7962" w:rsidP="004E7962"/>
    <w:p w14:paraId="119C61C9" w14:textId="46CB0C6B" w:rsidR="009F2970" w:rsidRDefault="009F2970" w:rsidP="00D14AE1">
      <w:pPr>
        <w:autoSpaceDE w:val="0"/>
        <w:autoSpaceDN w:val="0"/>
        <w:adjustRightInd w:val="0"/>
        <w:spacing w:after="200" w:line="276" w:lineRule="auto"/>
        <w:rPr>
          <w:rFonts w:ascii="Calibri" w:hAnsi="Calibri" w:cs="Calibri"/>
          <w:kern w:val="0"/>
          <w:lang w:val="fr"/>
        </w:rPr>
      </w:pPr>
      <w:r>
        <w:rPr>
          <w:rFonts w:ascii="Calibri" w:hAnsi="Calibri" w:cs="Calibri"/>
          <w:kern w:val="0"/>
          <w:lang w:val="fr"/>
        </w:rPr>
        <w:t xml:space="preserve">le développement de l’application s’effectue directement sur le serveur mis à disposition par </w:t>
      </w:r>
      <w:r w:rsidR="00C97161">
        <w:rPr>
          <w:rFonts w:ascii="Calibri" w:hAnsi="Calibri" w:cs="Calibri"/>
          <w:kern w:val="0"/>
          <w:lang w:val="fr"/>
        </w:rPr>
        <w:t>le client</w:t>
      </w:r>
      <w:r>
        <w:rPr>
          <w:rFonts w:ascii="Calibri" w:hAnsi="Calibri" w:cs="Calibri"/>
          <w:kern w:val="0"/>
          <w:lang w:val="fr"/>
        </w:rPr>
        <w:t xml:space="preserve">. J’ai écrit le </w:t>
      </w:r>
      <w:r w:rsidR="00C41625">
        <w:rPr>
          <w:rFonts w:ascii="Calibri" w:hAnsi="Calibri" w:cs="Calibri"/>
          <w:kern w:val="0"/>
          <w:lang w:val="fr"/>
        </w:rPr>
        <w:t>code avec</w:t>
      </w:r>
      <w:r>
        <w:rPr>
          <w:rFonts w:ascii="Calibri" w:hAnsi="Calibri" w:cs="Calibri"/>
          <w:kern w:val="0"/>
          <w:lang w:val="fr"/>
        </w:rPr>
        <w:t xml:space="preserve"> l’éditeur Visual studio</w:t>
      </w:r>
      <w:r w:rsidR="0099216A">
        <w:rPr>
          <w:rFonts w:ascii="Calibri" w:hAnsi="Calibri" w:cs="Calibri"/>
          <w:kern w:val="0"/>
          <w:lang w:val="fr"/>
        </w:rPr>
        <w:t>. J’ai versionné</w:t>
      </w:r>
      <w:r>
        <w:rPr>
          <w:rFonts w:ascii="Calibri" w:hAnsi="Calibri" w:cs="Calibri"/>
          <w:kern w:val="0"/>
          <w:lang w:val="fr"/>
        </w:rPr>
        <w:t xml:space="preserve"> </w:t>
      </w:r>
      <w:r w:rsidR="00661247">
        <w:rPr>
          <w:rFonts w:ascii="Calibri" w:hAnsi="Calibri" w:cs="Calibri"/>
          <w:kern w:val="0"/>
          <w:lang w:val="fr"/>
        </w:rPr>
        <w:t xml:space="preserve">ce même code </w:t>
      </w:r>
      <w:r>
        <w:rPr>
          <w:rFonts w:ascii="Calibri" w:hAnsi="Calibri" w:cs="Calibri"/>
          <w:kern w:val="0"/>
          <w:lang w:val="fr"/>
        </w:rPr>
        <w:t xml:space="preserve">avec </w:t>
      </w:r>
      <w:r w:rsidR="00C97161">
        <w:rPr>
          <w:rFonts w:ascii="Calibri" w:hAnsi="Calibri" w:cs="Calibri"/>
          <w:kern w:val="0"/>
          <w:lang w:val="fr"/>
        </w:rPr>
        <w:t xml:space="preserve">l’outil </w:t>
      </w:r>
      <w:r>
        <w:rPr>
          <w:rFonts w:ascii="Calibri" w:hAnsi="Calibri" w:cs="Calibri"/>
          <w:kern w:val="0"/>
          <w:lang w:val="fr"/>
        </w:rPr>
        <w:t xml:space="preserve">git et </w:t>
      </w:r>
      <w:r w:rsidR="0099216A">
        <w:rPr>
          <w:rFonts w:ascii="Calibri" w:hAnsi="Calibri" w:cs="Calibri"/>
          <w:kern w:val="0"/>
          <w:lang w:val="fr"/>
        </w:rPr>
        <w:t>utilisé également</w:t>
      </w:r>
      <w:r>
        <w:rPr>
          <w:rFonts w:ascii="Calibri" w:hAnsi="Calibri" w:cs="Calibri"/>
          <w:kern w:val="0"/>
          <w:lang w:val="fr"/>
        </w:rPr>
        <w:t xml:space="preserve"> </w:t>
      </w:r>
      <w:r w:rsidR="00C97161">
        <w:rPr>
          <w:rFonts w:ascii="Calibri" w:hAnsi="Calibri" w:cs="Calibri"/>
          <w:kern w:val="0"/>
          <w:lang w:val="fr"/>
        </w:rPr>
        <w:t>sa</w:t>
      </w:r>
      <w:r w:rsidR="00661247">
        <w:rPr>
          <w:rFonts w:ascii="Calibri" w:hAnsi="Calibri" w:cs="Calibri"/>
          <w:kern w:val="0"/>
          <w:lang w:val="fr"/>
        </w:rPr>
        <w:t xml:space="preserve"> </w:t>
      </w:r>
      <w:r w:rsidR="00C97161">
        <w:rPr>
          <w:rFonts w:ascii="Calibri" w:hAnsi="Calibri" w:cs="Calibri"/>
          <w:kern w:val="0"/>
          <w:lang w:val="fr"/>
        </w:rPr>
        <w:t xml:space="preserve">solution de </w:t>
      </w:r>
      <w:r w:rsidR="00661247">
        <w:rPr>
          <w:rFonts w:ascii="Calibri" w:hAnsi="Calibri" w:cs="Calibri"/>
          <w:kern w:val="0"/>
          <w:lang w:val="fr"/>
        </w:rPr>
        <w:t>serveur</w:t>
      </w:r>
      <w:r w:rsidR="00C97161">
        <w:rPr>
          <w:rFonts w:ascii="Calibri" w:hAnsi="Calibri" w:cs="Calibri"/>
          <w:kern w:val="0"/>
          <w:lang w:val="fr"/>
        </w:rPr>
        <w:t xml:space="preserve"> distant</w:t>
      </w:r>
      <w:r w:rsidR="00661247">
        <w:rPr>
          <w:rFonts w:ascii="Calibri" w:hAnsi="Calibri" w:cs="Calibri"/>
          <w:kern w:val="0"/>
          <w:lang w:val="fr"/>
        </w:rPr>
        <w:t xml:space="preserve"> </w:t>
      </w:r>
      <w:r w:rsidR="00C97161">
        <w:rPr>
          <w:rFonts w:ascii="Calibri" w:hAnsi="Calibri" w:cs="Calibri"/>
          <w:kern w:val="0"/>
          <w:lang w:val="fr"/>
        </w:rPr>
        <w:t>GitHub</w:t>
      </w:r>
      <w:r w:rsidR="0099216A">
        <w:rPr>
          <w:rFonts w:ascii="Calibri" w:hAnsi="Calibri" w:cs="Calibri"/>
          <w:kern w:val="0"/>
          <w:lang w:val="fr"/>
        </w:rPr>
        <w:t xml:space="preserve"> pour pérennisé le contenu de mon avancée dans ce projet</w:t>
      </w:r>
      <w:r w:rsidR="00661247">
        <w:rPr>
          <w:rFonts w:ascii="Calibri" w:hAnsi="Calibri" w:cs="Calibri"/>
          <w:kern w:val="0"/>
          <w:lang w:val="fr"/>
        </w:rPr>
        <w:t>.</w:t>
      </w:r>
    </w:p>
    <w:p w14:paraId="746B5960" w14:textId="5550B41B" w:rsidR="00C41625" w:rsidRDefault="00C41625" w:rsidP="00C41625">
      <w:pPr>
        <w:pStyle w:val="Titre2"/>
        <w:rPr>
          <w:lang w:val="fr"/>
        </w:rPr>
      </w:pPr>
      <w:bookmarkStart w:id="22" w:name="_Toc138326049"/>
      <w:r>
        <w:rPr>
          <w:lang w:val="fr"/>
        </w:rPr>
        <w:t>T</w:t>
      </w:r>
      <w:r w:rsidR="00430B86">
        <w:rPr>
          <w:lang w:val="fr"/>
        </w:rPr>
        <w:t>echno</w:t>
      </w:r>
      <w:r>
        <w:rPr>
          <w:lang w:val="fr"/>
        </w:rPr>
        <w:t>logie</w:t>
      </w:r>
      <w:r w:rsidR="00430B86">
        <w:rPr>
          <w:lang w:val="fr"/>
        </w:rPr>
        <w:t>s</w:t>
      </w:r>
      <w:r>
        <w:rPr>
          <w:lang w:val="fr"/>
        </w:rPr>
        <w:t> :</w:t>
      </w:r>
      <w:bookmarkEnd w:id="22"/>
      <w:r>
        <w:rPr>
          <w:lang w:val="fr"/>
        </w:rPr>
        <w:t xml:space="preserve"> </w:t>
      </w:r>
    </w:p>
    <w:p w14:paraId="5079AC1D" w14:textId="79BD9786" w:rsidR="00C41625" w:rsidRDefault="00C41625" w:rsidP="00AA72E6">
      <w:pPr>
        <w:pStyle w:val="Paragraphedeliste"/>
        <w:numPr>
          <w:ilvl w:val="0"/>
          <w:numId w:val="10"/>
        </w:numPr>
        <w:autoSpaceDE w:val="0"/>
        <w:autoSpaceDN w:val="0"/>
        <w:adjustRightInd w:val="0"/>
        <w:spacing w:after="200" w:line="276" w:lineRule="auto"/>
        <w:rPr>
          <w:rFonts w:ascii="Calibri" w:hAnsi="Calibri" w:cs="Calibri"/>
          <w:kern w:val="0"/>
          <w:lang w:val="fr"/>
        </w:rPr>
      </w:pPr>
      <w:r w:rsidRPr="00AA72E6">
        <w:rPr>
          <w:rFonts w:ascii="Calibri" w:hAnsi="Calibri" w:cs="Calibri"/>
          <w:kern w:val="0"/>
          <w:lang w:val="fr"/>
        </w:rPr>
        <w:t>La base de données e</w:t>
      </w:r>
      <w:r w:rsidR="00AA72E6" w:rsidRPr="00AA72E6">
        <w:rPr>
          <w:rFonts w:ascii="Calibri" w:hAnsi="Calibri" w:cs="Calibri"/>
          <w:kern w:val="0"/>
          <w:lang w:val="fr"/>
        </w:rPr>
        <w:t>s</w:t>
      </w:r>
      <w:r w:rsidRPr="00AA72E6">
        <w:rPr>
          <w:rFonts w:ascii="Calibri" w:hAnsi="Calibri" w:cs="Calibri"/>
          <w:kern w:val="0"/>
          <w:lang w:val="fr"/>
        </w:rPr>
        <w:t xml:space="preserve">t gérée par le SGBD </w:t>
      </w:r>
      <w:r w:rsidR="00661247" w:rsidRPr="00AA72E6">
        <w:rPr>
          <w:rFonts w:ascii="Calibri" w:hAnsi="Calibri" w:cs="Calibri"/>
          <w:kern w:val="0"/>
          <w:lang w:val="fr"/>
        </w:rPr>
        <w:t>Maria DB</w:t>
      </w:r>
      <w:r w:rsidR="00AA72E6">
        <w:rPr>
          <w:rFonts w:ascii="Calibri" w:hAnsi="Calibri" w:cs="Calibri"/>
          <w:kern w:val="0"/>
          <w:lang w:val="fr"/>
        </w:rPr>
        <w:t>.</w:t>
      </w:r>
      <w:r w:rsidR="00661247">
        <w:rPr>
          <w:rFonts w:ascii="Calibri" w:hAnsi="Calibri" w:cs="Calibri"/>
          <w:kern w:val="0"/>
          <w:lang w:val="fr"/>
        </w:rPr>
        <w:t xml:space="preserve"> J’ai aussi utilisé e logiciel Dbeaver pour lancer mes scripts SQL et visionner le schéma </w:t>
      </w:r>
      <w:r w:rsidR="0099216A">
        <w:rPr>
          <w:rFonts w:ascii="Calibri" w:hAnsi="Calibri" w:cs="Calibri"/>
          <w:kern w:val="0"/>
          <w:lang w:val="fr"/>
        </w:rPr>
        <w:t>ainsi que</w:t>
      </w:r>
      <w:r w:rsidR="004E7962">
        <w:rPr>
          <w:rFonts w:ascii="Calibri" w:hAnsi="Calibri" w:cs="Calibri"/>
          <w:kern w:val="0"/>
          <w:lang w:val="fr"/>
        </w:rPr>
        <w:t xml:space="preserve"> l’état </w:t>
      </w:r>
      <w:r w:rsidR="00661247">
        <w:rPr>
          <w:rFonts w:ascii="Calibri" w:hAnsi="Calibri" w:cs="Calibri"/>
          <w:kern w:val="0"/>
          <w:lang w:val="fr"/>
        </w:rPr>
        <w:t>de ma base de données, celui-ci est renseigné dans l’annexe de ce dossier.</w:t>
      </w:r>
      <w:r w:rsidR="0099216A">
        <w:rPr>
          <w:rFonts w:ascii="Calibri" w:hAnsi="Calibri" w:cs="Calibri"/>
          <w:kern w:val="0"/>
          <w:lang w:val="fr"/>
        </w:rPr>
        <w:t xml:space="preserve"> Le logiciel Dbeaver m’a également permis  de vérifier le bon fonctionnement de mes différentes interactions avec la base de données et donc de valider le bon fonctionnement des fonctions du modèle sollicité.</w:t>
      </w:r>
    </w:p>
    <w:p w14:paraId="59FF7DC0" w14:textId="77777777" w:rsidR="004E7962" w:rsidRDefault="004E7962" w:rsidP="00AA72E6">
      <w:pPr>
        <w:pStyle w:val="Paragraphedeliste"/>
        <w:numPr>
          <w:ilvl w:val="0"/>
          <w:numId w:val="10"/>
        </w:numPr>
        <w:autoSpaceDE w:val="0"/>
        <w:autoSpaceDN w:val="0"/>
        <w:adjustRightInd w:val="0"/>
        <w:spacing w:after="200" w:line="276" w:lineRule="auto"/>
        <w:rPr>
          <w:rFonts w:ascii="Calibri" w:hAnsi="Calibri" w:cs="Calibri"/>
          <w:kern w:val="0"/>
          <w:lang w:val="fr"/>
        </w:rPr>
      </w:pPr>
    </w:p>
    <w:p w14:paraId="6AD186C7" w14:textId="02F73992" w:rsidR="00AA72E6" w:rsidRDefault="00AA72E6" w:rsidP="00AA72E6">
      <w:pPr>
        <w:pStyle w:val="Paragraphedeliste"/>
        <w:numPr>
          <w:ilvl w:val="0"/>
          <w:numId w:val="10"/>
        </w:numPr>
        <w:autoSpaceDE w:val="0"/>
        <w:autoSpaceDN w:val="0"/>
        <w:adjustRightInd w:val="0"/>
        <w:spacing w:after="200" w:line="276" w:lineRule="auto"/>
        <w:rPr>
          <w:rFonts w:ascii="Calibri" w:hAnsi="Calibri" w:cs="Calibri"/>
          <w:kern w:val="0"/>
          <w:lang w:val="fr"/>
        </w:rPr>
      </w:pPr>
      <w:r>
        <w:rPr>
          <w:rFonts w:ascii="Calibri" w:hAnsi="Calibri" w:cs="Calibri"/>
          <w:kern w:val="0"/>
          <w:lang w:val="fr"/>
        </w:rPr>
        <w:t xml:space="preserve">Le front-end est développé avec </w:t>
      </w:r>
      <w:r w:rsidR="008652A4">
        <w:rPr>
          <w:rFonts w:ascii="Calibri" w:hAnsi="Calibri" w:cs="Calibri"/>
          <w:kern w:val="0"/>
          <w:lang w:val="fr"/>
        </w:rPr>
        <w:t>HTML</w:t>
      </w:r>
      <w:r w:rsidR="0099216A">
        <w:rPr>
          <w:rFonts w:ascii="Calibri" w:hAnsi="Calibri" w:cs="Calibri"/>
          <w:kern w:val="0"/>
          <w:lang w:val="fr"/>
        </w:rPr>
        <w:t>5</w:t>
      </w:r>
      <w:r w:rsidR="008652A4">
        <w:rPr>
          <w:rFonts w:ascii="Calibri" w:hAnsi="Calibri" w:cs="Calibri"/>
          <w:kern w:val="0"/>
          <w:lang w:val="fr"/>
        </w:rPr>
        <w:t>, CSS</w:t>
      </w:r>
      <w:r>
        <w:rPr>
          <w:rFonts w:ascii="Calibri" w:hAnsi="Calibri" w:cs="Calibri"/>
          <w:kern w:val="0"/>
          <w:lang w:val="fr"/>
        </w:rPr>
        <w:t xml:space="preserve">3 et animé en </w:t>
      </w:r>
      <w:r w:rsidR="004E7962">
        <w:rPr>
          <w:rFonts w:ascii="Calibri" w:hAnsi="Calibri" w:cs="Calibri"/>
          <w:kern w:val="0"/>
          <w:lang w:val="fr"/>
        </w:rPr>
        <w:t>JavaScript</w:t>
      </w:r>
      <w:r>
        <w:rPr>
          <w:rFonts w:ascii="Calibri" w:hAnsi="Calibri" w:cs="Calibri"/>
          <w:kern w:val="0"/>
          <w:lang w:val="fr"/>
        </w:rPr>
        <w:t xml:space="preserve"> vanilla.</w:t>
      </w:r>
    </w:p>
    <w:p w14:paraId="1B922493" w14:textId="35745D12" w:rsidR="00C41625" w:rsidRDefault="00AA72E6" w:rsidP="00D14AE1">
      <w:pPr>
        <w:pStyle w:val="Paragraphedeliste"/>
        <w:numPr>
          <w:ilvl w:val="0"/>
          <w:numId w:val="10"/>
        </w:numPr>
        <w:autoSpaceDE w:val="0"/>
        <w:autoSpaceDN w:val="0"/>
        <w:adjustRightInd w:val="0"/>
        <w:spacing w:after="200" w:line="276" w:lineRule="auto"/>
        <w:rPr>
          <w:rFonts w:ascii="Calibri" w:hAnsi="Calibri" w:cs="Calibri"/>
          <w:kern w:val="0"/>
        </w:rPr>
      </w:pPr>
      <w:r w:rsidRPr="00AA72E6">
        <w:rPr>
          <w:rFonts w:ascii="Calibri" w:hAnsi="Calibri" w:cs="Calibri"/>
          <w:kern w:val="0"/>
        </w:rPr>
        <w:t xml:space="preserve">La partie back-end est traité en PHP avec le Framework Laravel </w:t>
      </w:r>
      <w:r w:rsidR="000F1D12">
        <w:rPr>
          <w:rFonts w:ascii="Calibri" w:hAnsi="Calibri" w:cs="Calibri"/>
          <w:kern w:val="0"/>
        </w:rPr>
        <w:t>10.8.</w:t>
      </w:r>
    </w:p>
    <w:p w14:paraId="6E167B25" w14:textId="77777777" w:rsidR="00D27827" w:rsidRDefault="00D27827" w:rsidP="00D27827">
      <w:pPr>
        <w:pStyle w:val="Paragraphedeliste"/>
        <w:autoSpaceDE w:val="0"/>
        <w:autoSpaceDN w:val="0"/>
        <w:adjustRightInd w:val="0"/>
        <w:spacing w:after="200" w:line="276" w:lineRule="auto"/>
        <w:rPr>
          <w:rFonts w:ascii="Calibri" w:hAnsi="Calibri" w:cs="Calibri"/>
          <w:kern w:val="0"/>
        </w:rPr>
      </w:pPr>
    </w:p>
    <w:p w14:paraId="7EB1C0FE" w14:textId="371FD4DE" w:rsidR="00D27827" w:rsidRDefault="00D27827" w:rsidP="00D27827">
      <w:pPr>
        <w:pStyle w:val="Titre1"/>
      </w:pPr>
      <w:bookmarkStart w:id="23" w:name="_Toc138326050"/>
      <w:r>
        <w:t>Mise en place de l’environnement technique</w:t>
      </w:r>
      <w:bookmarkEnd w:id="23"/>
    </w:p>
    <w:p w14:paraId="521CF845" w14:textId="0B33DA0D" w:rsidR="00D27827" w:rsidRDefault="00D27827" w:rsidP="00D27827">
      <w:pPr>
        <w:pStyle w:val="Titre2"/>
      </w:pPr>
      <w:bookmarkStart w:id="24" w:name="_Toc138326051"/>
      <w:r>
        <w:t>Module et fonctionnalités</w:t>
      </w:r>
      <w:bookmarkEnd w:id="24"/>
    </w:p>
    <w:p w14:paraId="35F4758B" w14:textId="77777777" w:rsidR="004E7962" w:rsidRPr="004E7962" w:rsidRDefault="004E7962" w:rsidP="004E7962"/>
    <w:p w14:paraId="678014AF" w14:textId="564E870B" w:rsidR="003B790F" w:rsidRDefault="006A55C9" w:rsidP="00D27827">
      <w:r>
        <w:t>Concernant la fonctionnalité d’</w:t>
      </w:r>
      <w:r w:rsidR="003B790F">
        <w:t>authentification</w:t>
      </w:r>
      <w:r>
        <w:t xml:space="preserve"> et de création de compte utilisateur elle est gérée côté serveur par La bibliothèque Fortify installé par l’intermédiaire du gestionnaire de paquets Composer</w:t>
      </w:r>
      <w:r w:rsidR="003B790F">
        <w:t>.</w:t>
      </w:r>
    </w:p>
    <w:p w14:paraId="65F20F5F" w14:textId="6E3E3279" w:rsidR="0050047B" w:rsidRDefault="003B790F">
      <w:r>
        <w:t xml:space="preserve">J’ai adapté l’affichage </w:t>
      </w:r>
      <w:r w:rsidR="00661247">
        <w:t>des pages</w:t>
      </w:r>
      <w:r>
        <w:t xml:space="preserve"> d’enregistrement et de connexion avec les formulaires que j’avais déjà écrit en les intégrant dans les vues créées à cet effet par l’outil fortify.</w:t>
      </w:r>
    </w:p>
    <w:p w14:paraId="4A9CC5CA" w14:textId="46998B14" w:rsidR="00967C41" w:rsidRDefault="00967C41">
      <w:r w:rsidRPr="00967C41">
        <w:rPr>
          <w:noProof/>
        </w:rPr>
        <w:lastRenderedPageBreak/>
        <w:drawing>
          <wp:inline distT="0" distB="0" distL="0" distR="0" wp14:anchorId="0B7953FD" wp14:editId="59D168D7">
            <wp:extent cx="2971563" cy="2272145"/>
            <wp:effectExtent l="0" t="0" r="635" b="0"/>
            <wp:docPr id="588842992" name="Image 588842992"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2992" name="Image 1" descr="Une image contenant texte, capture d’écran, Police, logo&#10;&#10;Description générée automatiquement"/>
                    <pic:cNvPicPr/>
                  </pic:nvPicPr>
                  <pic:blipFill>
                    <a:blip r:embed="rId16"/>
                    <a:stretch>
                      <a:fillRect/>
                    </a:stretch>
                  </pic:blipFill>
                  <pic:spPr>
                    <a:xfrm>
                      <a:off x="0" y="0"/>
                      <a:ext cx="2974412" cy="2274324"/>
                    </a:xfrm>
                    <a:prstGeom prst="rect">
                      <a:avLst/>
                    </a:prstGeom>
                  </pic:spPr>
                </pic:pic>
              </a:graphicData>
            </a:graphic>
          </wp:inline>
        </w:drawing>
      </w:r>
    </w:p>
    <w:p w14:paraId="67883012" w14:textId="4278E3B5" w:rsidR="00D27827" w:rsidRDefault="0050047B" w:rsidP="0050047B">
      <w:pPr>
        <w:pStyle w:val="Titre3"/>
      </w:pPr>
      <w:bookmarkStart w:id="25" w:name="_Toc138326052"/>
      <w:r>
        <w:t>Utilisation d</w:t>
      </w:r>
      <w:r w:rsidR="00FC5F85">
        <w:t>u module</w:t>
      </w:r>
      <w:r>
        <w:t xml:space="preserve"> Fortify</w:t>
      </w:r>
      <w:bookmarkEnd w:id="25"/>
    </w:p>
    <w:p w14:paraId="1441F88B" w14:textId="77777777" w:rsidR="004E7962" w:rsidRPr="004E7962" w:rsidRDefault="004E7962" w:rsidP="004E7962"/>
    <w:p w14:paraId="466DA5C1" w14:textId="708F3C2D" w:rsidR="0050047B" w:rsidRDefault="0050047B" w:rsidP="0050047B">
      <w:r>
        <w:t xml:space="preserve">Après avoir installé Fortify grâce au gestionnaire de paquet </w:t>
      </w:r>
      <w:r w:rsidR="004E7962">
        <w:t>composer</w:t>
      </w:r>
      <w:r>
        <w:t xml:space="preserve"> et lancé la commande : </w:t>
      </w:r>
    </w:p>
    <w:p w14:paraId="52BFE034" w14:textId="598D72E9" w:rsidR="0050047B" w:rsidRPr="004E7962" w:rsidRDefault="0050047B" w:rsidP="0050047B">
      <w:pPr>
        <w:rPr>
          <w:rFonts w:ascii="Agency FB" w:hAnsi="Agency FB"/>
          <w:color w:val="E7E6E6" w:themeColor="background2"/>
        </w:rPr>
      </w:pPr>
      <w:r w:rsidRPr="004E7962">
        <w:rPr>
          <w:rFonts w:ascii="Agency FB" w:hAnsi="Agency FB"/>
          <w:color w:val="E7E6E6" w:themeColor="background2"/>
          <w:highlight w:val="darkBlue"/>
        </w:rPr>
        <w:t>php artisan :migrate,</w:t>
      </w:r>
    </w:p>
    <w:p w14:paraId="614DD43D" w14:textId="24477818" w:rsidR="0050047B" w:rsidRPr="007924DE" w:rsidRDefault="00016891" w:rsidP="0050047B">
      <w:pPr>
        <w:rPr>
          <w:rFonts w:cstheme="minorHAnsi"/>
        </w:rPr>
      </w:pPr>
      <w:r w:rsidRPr="007924DE">
        <w:rPr>
          <w:rFonts w:cstheme="minorHAnsi"/>
        </w:rPr>
        <w:t xml:space="preserve">A ce moment j’ai pu </w:t>
      </w:r>
      <w:r w:rsidR="007924DE" w:rsidRPr="007924DE">
        <w:rPr>
          <w:rFonts w:cstheme="minorHAnsi"/>
        </w:rPr>
        <w:t>m’apercevoir que</w:t>
      </w:r>
      <w:r w:rsidR="0050047B" w:rsidRPr="007924DE">
        <w:rPr>
          <w:rFonts w:cstheme="minorHAnsi"/>
        </w:rPr>
        <w:t xml:space="preserve"> l’outil </w:t>
      </w:r>
      <w:r w:rsidRPr="007924DE">
        <w:rPr>
          <w:rFonts w:cstheme="minorHAnsi"/>
        </w:rPr>
        <w:t>avait</w:t>
      </w:r>
      <w:r w:rsidR="0050047B" w:rsidRPr="007924DE">
        <w:rPr>
          <w:rFonts w:cstheme="minorHAnsi"/>
        </w:rPr>
        <w:t xml:space="preserve"> créé une table user</w:t>
      </w:r>
      <w:r w:rsidR="00967C41">
        <w:rPr>
          <w:rFonts w:cstheme="minorHAnsi"/>
        </w:rPr>
        <w:t>s</w:t>
      </w:r>
      <w:r w:rsidR="00B46FAC" w:rsidRPr="007924DE">
        <w:rPr>
          <w:rFonts w:cstheme="minorHAnsi"/>
        </w:rPr>
        <w:t xml:space="preserve">, je la </w:t>
      </w:r>
      <w:r w:rsidR="00967C41" w:rsidRPr="007924DE">
        <w:rPr>
          <w:rFonts w:cstheme="minorHAnsi"/>
        </w:rPr>
        <w:t xml:space="preserve">modifierai </w:t>
      </w:r>
      <w:r w:rsidR="00967C41">
        <w:rPr>
          <w:rFonts w:cstheme="minorHAnsi"/>
        </w:rPr>
        <w:t xml:space="preserve">par la suite </w:t>
      </w:r>
      <w:r w:rsidR="00B46FAC" w:rsidRPr="007924DE">
        <w:rPr>
          <w:rFonts w:cstheme="minorHAnsi"/>
        </w:rPr>
        <w:t xml:space="preserve">avec mon script de modification de mes tables afin d’y ajouter </w:t>
      </w:r>
      <w:r w:rsidR="00967C41">
        <w:rPr>
          <w:rFonts w:cstheme="minorHAnsi"/>
        </w:rPr>
        <w:t>trois</w:t>
      </w:r>
      <w:r w:rsidR="00B46FAC" w:rsidRPr="007924DE">
        <w:rPr>
          <w:rFonts w:cstheme="minorHAnsi"/>
        </w:rPr>
        <w:t xml:space="preserve"> colonnes nécessaires à mon </w:t>
      </w:r>
      <w:r w:rsidR="007924DE" w:rsidRPr="007924DE">
        <w:rPr>
          <w:rFonts w:cstheme="minorHAnsi"/>
        </w:rPr>
        <w:t>application (</w:t>
      </w:r>
      <w:r w:rsidR="0010473E" w:rsidRPr="007924DE">
        <w:rPr>
          <w:rFonts w:cstheme="minorHAnsi"/>
        </w:rPr>
        <w:t>adress, tel</w:t>
      </w:r>
      <w:r w:rsidR="00B46FAC" w:rsidRPr="007924DE">
        <w:rPr>
          <w:rFonts w:cstheme="minorHAnsi"/>
        </w:rPr>
        <w:t xml:space="preserve"> et role</w:t>
      </w:r>
      <w:r w:rsidR="0010473E" w:rsidRPr="007924DE">
        <w:rPr>
          <w:rFonts w:cstheme="minorHAnsi"/>
        </w:rPr>
        <w:t>). Fortify</w:t>
      </w:r>
      <w:r w:rsidR="00B46FAC" w:rsidRPr="007924DE">
        <w:rPr>
          <w:rFonts w:cstheme="minorHAnsi"/>
        </w:rPr>
        <w:t xml:space="preserve"> m’aura aussi créé un modèle et un contrôleur pour les users.</w:t>
      </w:r>
    </w:p>
    <w:p w14:paraId="2A5A2E73" w14:textId="77777777" w:rsidR="00967C41" w:rsidRDefault="00016891" w:rsidP="00967C41">
      <w:pPr>
        <w:keepNext/>
      </w:pPr>
      <w:r>
        <w:rPr>
          <w:rFonts w:ascii="Segoe UI" w:hAnsi="Segoe UI" w:cs="Segoe UI"/>
          <w:noProof/>
          <w:color w:val="000000"/>
        </w:rPr>
        <w:drawing>
          <wp:inline distT="0" distB="0" distL="0" distR="0" wp14:anchorId="1D2F7709" wp14:editId="39FB3E94">
            <wp:extent cx="5972810" cy="929005"/>
            <wp:effectExtent l="0" t="0" r="8890" b="4445"/>
            <wp:docPr id="1934023045" name="Image 1934023045" descr="Une image contenant texte, Police, Bleu électr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3045" name="Image 2" descr="Une image contenant texte, Police, Bleu électrique, capture d’écra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972810" cy="929005"/>
                    </a:xfrm>
                    <a:prstGeom prst="rect">
                      <a:avLst/>
                    </a:prstGeom>
                  </pic:spPr>
                </pic:pic>
              </a:graphicData>
            </a:graphic>
          </wp:inline>
        </w:drawing>
      </w:r>
    </w:p>
    <w:p w14:paraId="35F7CD0C" w14:textId="0662082C" w:rsidR="0053233B" w:rsidRDefault="00967C41" w:rsidP="00967C41">
      <w:pPr>
        <w:pStyle w:val="Lgende"/>
        <w:rPr>
          <w:rFonts w:ascii="Segoe UI" w:hAnsi="Segoe UI" w:cs="Segoe UI"/>
          <w:color w:val="000000"/>
        </w:rPr>
      </w:pPr>
      <w:r>
        <w:t xml:space="preserve">Figure </w:t>
      </w:r>
      <w:fldSimple w:instr=" SEQ Figure \* ARABIC ">
        <w:r w:rsidR="009B3716">
          <w:rPr>
            <w:noProof/>
          </w:rPr>
          <w:t>1</w:t>
        </w:r>
      </w:fldSimple>
      <w:r>
        <w:t>modification de la table users</w:t>
      </w:r>
    </w:p>
    <w:p w14:paraId="50595363" w14:textId="77777777" w:rsidR="00475BDA" w:rsidRDefault="00475BDA" w:rsidP="00475BDA">
      <w:pPr>
        <w:pStyle w:val="Titre3"/>
        <w:spacing w:before="100" w:beforeAutospacing="1"/>
        <w:rPr>
          <w:rStyle w:val="Titre3Car"/>
        </w:rPr>
        <w:sectPr w:rsidR="00475BDA" w:rsidSect="007335E0">
          <w:headerReference w:type="default" r:id="rId18"/>
          <w:pgSz w:w="12240" w:h="15840"/>
          <w:pgMar w:top="720" w:right="720" w:bottom="720" w:left="720" w:header="283" w:footer="720" w:gutter="0"/>
          <w:pgNumType w:start="0"/>
          <w:cols w:space="720"/>
          <w:noEndnote/>
          <w:titlePg/>
          <w:docGrid w:linePitch="299"/>
        </w:sectPr>
      </w:pPr>
    </w:p>
    <w:p w14:paraId="2CF92C5E" w14:textId="77777777" w:rsidR="0068365F" w:rsidRDefault="00D27827" w:rsidP="00475BDA">
      <w:pPr>
        <w:pStyle w:val="Titre3"/>
        <w:spacing w:before="100" w:beforeAutospacing="1"/>
        <w:rPr>
          <w:rStyle w:val="Titre3Car"/>
        </w:rPr>
      </w:pPr>
      <w:r w:rsidRPr="0053233B">
        <w:rPr>
          <w:rStyle w:val="Titre3Car"/>
        </w:rPr>
        <w:t> </w:t>
      </w:r>
      <w:bookmarkStart w:id="26" w:name="_Toc138326053"/>
      <w:bookmarkEnd w:id="26"/>
    </w:p>
    <w:p w14:paraId="08426C60" w14:textId="77777777" w:rsidR="0068365F" w:rsidRDefault="0068365F">
      <w:pPr>
        <w:rPr>
          <w:rStyle w:val="Titre3Car"/>
        </w:rPr>
      </w:pPr>
      <w:r>
        <w:rPr>
          <w:rStyle w:val="Titre3Car"/>
        </w:rPr>
        <w:br w:type="page"/>
      </w:r>
    </w:p>
    <w:p w14:paraId="4172C314" w14:textId="6E27CF23" w:rsidR="0010473E" w:rsidRDefault="00D27827" w:rsidP="00475BDA">
      <w:pPr>
        <w:pStyle w:val="Titre3"/>
        <w:spacing w:before="100" w:beforeAutospacing="1"/>
        <w:rPr>
          <w:rStyle w:val="Titre3Car"/>
        </w:rPr>
      </w:pPr>
      <w:r w:rsidRPr="0053233B">
        <w:rPr>
          <w:rStyle w:val="Titre3Car"/>
        </w:rPr>
        <w:lastRenderedPageBreak/>
        <w:t> </w:t>
      </w:r>
      <w:bookmarkStart w:id="27" w:name="_Toc138326054"/>
      <w:r w:rsidR="0010473E" w:rsidRPr="0053233B">
        <w:rPr>
          <w:rStyle w:val="Titre3Car"/>
        </w:rPr>
        <w:t>Fonctionnalités :</w:t>
      </w:r>
      <w:bookmarkEnd w:id="27"/>
    </w:p>
    <w:p w14:paraId="4A0390AF" w14:textId="77777777" w:rsidR="000A0519" w:rsidRPr="00D42B2A" w:rsidRDefault="0053233B" w:rsidP="0053233B">
      <w:pPr>
        <w:pStyle w:val="Titre4"/>
        <w:rPr>
          <w:i w:val="0"/>
          <w:iCs w:val="0"/>
        </w:rPr>
      </w:pPr>
      <w:r w:rsidRPr="00D42B2A">
        <w:rPr>
          <w:i w:val="0"/>
          <w:iCs w:val="0"/>
        </w:rPr>
        <w:t>Création de ticket </w:t>
      </w:r>
    </w:p>
    <w:p w14:paraId="44993E59" w14:textId="70372EB9" w:rsidR="000A0519" w:rsidRDefault="0068365F" w:rsidP="000A0519">
      <w:pPr>
        <w:pStyle w:val="Titre4"/>
        <w:numPr>
          <w:ilvl w:val="0"/>
          <w:numId w:val="17"/>
        </w:numPr>
        <w:rPr>
          <w:i w:val="0"/>
          <w:iCs w:val="0"/>
        </w:rPr>
      </w:pPr>
      <w:r>
        <w:rPr>
          <w:i w:val="0"/>
          <w:iCs w:val="0"/>
          <w:noProof/>
        </w:rPr>
        <mc:AlternateContent>
          <mc:Choice Requires="wps">
            <w:drawing>
              <wp:anchor distT="0" distB="0" distL="114300" distR="114300" simplePos="0" relativeHeight="251661312" behindDoc="0" locked="0" layoutInCell="1" allowOverlap="1" wp14:anchorId="100851F7" wp14:editId="3F7AAC13">
                <wp:simplePos x="0" y="0"/>
                <wp:positionH relativeFrom="column">
                  <wp:posOffset>1489364</wp:posOffset>
                </wp:positionH>
                <wp:positionV relativeFrom="paragraph">
                  <wp:posOffset>143972</wp:posOffset>
                </wp:positionV>
                <wp:extent cx="568036" cy="131618"/>
                <wp:effectExtent l="0" t="0" r="80010" b="78105"/>
                <wp:wrapNone/>
                <wp:docPr id="96124566" name="Connecteur droit avec flèche 96124566"/>
                <wp:cNvGraphicFramePr/>
                <a:graphic xmlns:a="http://schemas.openxmlformats.org/drawingml/2006/main">
                  <a:graphicData uri="http://schemas.microsoft.com/office/word/2010/wordprocessingShape">
                    <wps:wsp>
                      <wps:cNvCnPr/>
                      <wps:spPr>
                        <a:xfrm>
                          <a:off x="0" y="0"/>
                          <a:ext cx="568036" cy="13161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347F954" id="_x0000_t32" coordsize="21600,21600" o:spt="32" o:oned="t" path="m,l21600,21600e" filled="f">
                <v:path arrowok="t" fillok="f" o:connecttype="none"/>
                <o:lock v:ext="edit" shapetype="t"/>
              </v:shapetype>
              <v:shape id="Connecteur droit avec flèche 96124566" o:spid="_x0000_s1026" type="#_x0000_t32" style="position:absolute;margin-left:117.25pt;margin-top:11.35pt;width:44.75pt;height:10.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" strokecolor="#ed7d31 [3205]" strokeweight=".5pt">
                <v:stroke endarrow="block" joinstyle="miter"/>
              </v:shape>
            </w:pict>
          </mc:Fallback>
        </mc:AlternateContent>
      </w:r>
      <w:r w:rsidR="000A0519">
        <w:rPr>
          <w:i w:val="0"/>
          <w:iCs w:val="0"/>
        </w:rPr>
        <w:t>La route</w:t>
      </w:r>
    </w:p>
    <w:p w14:paraId="4F0DFF73" w14:textId="18C8BD1B" w:rsidR="00802BDE" w:rsidRPr="00802BDE" w:rsidRDefault="0068365F" w:rsidP="00802BDE">
      <w:r>
        <w:rPr>
          <w:noProof/>
        </w:rPr>
        <mc:AlternateContent>
          <mc:Choice Requires="wps">
            <w:drawing>
              <wp:anchor distT="0" distB="0" distL="114300" distR="114300" simplePos="0" relativeHeight="251640832" behindDoc="0" locked="0" layoutInCell="1" allowOverlap="1" wp14:anchorId="521DC5E7" wp14:editId="3FFDF0F7">
                <wp:simplePos x="0" y="0"/>
                <wp:positionH relativeFrom="column">
                  <wp:posOffset>3179617</wp:posOffset>
                </wp:positionH>
                <wp:positionV relativeFrom="paragraph">
                  <wp:posOffset>162329</wp:posOffset>
                </wp:positionV>
                <wp:extent cx="1331595" cy="429491"/>
                <wp:effectExtent l="38100" t="0" r="20955" b="66040"/>
                <wp:wrapNone/>
                <wp:docPr id="1873830979" name="Connecteur droit avec flèche 1873830979"/>
                <wp:cNvGraphicFramePr/>
                <a:graphic xmlns:a="http://schemas.openxmlformats.org/drawingml/2006/main">
                  <a:graphicData uri="http://schemas.microsoft.com/office/word/2010/wordprocessingShape">
                    <wps:wsp>
                      <wps:cNvCnPr/>
                      <wps:spPr>
                        <a:xfrm flipH="1">
                          <a:off x="0" y="0"/>
                          <a:ext cx="1331595" cy="4294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E4321" id="Connecteur droit avec flèche 1873830979" o:spid="_x0000_s1026" type="#_x0000_t32" style="position:absolute;margin-left:250.35pt;margin-top:12.8pt;width:104.85pt;height:33.8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" strokecolor="#ed7d31 [3205]" strokeweight=".5pt">
                <v:stroke endarrow="block" joinstyle="miter"/>
              </v:shape>
            </w:pict>
          </mc:Fallback>
        </mc:AlternateContent>
      </w:r>
      <w:r w:rsidR="00802BDE">
        <w:t xml:space="preserve">Cette route correspondant </w:t>
      </w:r>
      <w:r w:rsidR="004E7962">
        <w:t>à</w:t>
      </w:r>
      <w:r w:rsidR="00802BDE">
        <w:t xml:space="preserve"> l’adresse/new de l’application </w:t>
      </w:r>
      <w:r w:rsidR="00A96349" w:rsidRPr="0068365F">
        <w:rPr>
          <w:b/>
          <w:bCs/>
        </w:rPr>
        <w:t>appelle</w:t>
      </w:r>
      <w:r w:rsidR="00A96349">
        <w:t xml:space="preserve"> la</w:t>
      </w:r>
      <w:r w:rsidR="00802BDE">
        <w:t xml:space="preserve"> </w:t>
      </w:r>
      <w:r w:rsidR="00070B83">
        <w:t>fonction</w:t>
      </w:r>
      <w:r w:rsidR="00802BDE">
        <w:t xml:space="preserve"> ‘</w:t>
      </w:r>
      <w:r w:rsidR="00802BDE" w:rsidRPr="0068365F">
        <w:rPr>
          <w:u w:val="single"/>
        </w:rPr>
        <w:t>store</w:t>
      </w:r>
      <w:r w:rsidR="008E0937">
        <w:t xml:space="preserve"> du contrôleur</w:t>
      </w:r>
      <w:r w:rsidR="00802BDE">
        <w:t xml:space="preserve"> de la classe </w:t>
      </w:r>
      <w:r w:rsidR="00070B83">
        <w:t>de la clas</w:t>
      </w:r>
      <w:r w:rsidR="004E7962">
        <w:t>s</w:t>
      </w:r>
      <w:r w:rsidR="00070B83">
        <w:t>e’ticketController’</w:t>
      </w:r>
    </w:p>
    <w:p w14:paraId="6F5B97A7" w14:textId="057C9E12" w:rsidR="006A41AA" w:rsidRDefault="008E0937" w:rsidP="006A41AA">
      <w:pPr>
        <w:keepNext/>
      </w:pPr>
      <w:r>
        <w:rPr>
          <w:noProof/>
        </w:rPr>
        <mc:AlternateContent>
          <mc:Choice Requires="wps">
            <w:drawing>
              <wp:anchor distT="0" distB="0" distL="114300" distR="114300" simplePos="0" relativeHeight="251642880" behindDoc="0" locked="0" layoutInCell="1" allowOverlap="1" wp14:anchorId="3503C5B0" wp14:editId="69BB3CE4">
                <wp:simplePos x="0" y="0"/>
                <wp:positionH relativeFrom="column">
                  <wp:posOffset>2071255</wp:posOffset>
                </wp:positionH>
                <wp:positionV relativeFrom="paragraph">
                  <wp:posOffset>274955</wp:posOffset>
                </wp:positionV>
                <wp:extent cx="983210" cy="457200"/>
                <wp:effectExtent l="38100" t="0" r="26670" b="57150"/>
                <wp:wrapNone/>
                <wp:docPr id="1033944683" name="Connecteur droit avec flèche 1033944683"/>
                <wp:cNvGraphicFramePr/>
                <a:graphic xmlns:a="http://schemas.openxmlformats.org/drawingml/2006/main">
                  <a:graphicData uri="http://schemas.microsoft.com/office/word/2010/wordprocessingShape">
                    <wps:wsp>
                      <wps:cNvCnPr/>
                      <wps:spPr>
                        <a:xfrm flipH="1">
                          <a:off x="0" y="0"/>
                          <a:ext cx="98321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1A649" id="Connecteur droit avec flèche 1033944683" o:spid="_x0000_s1026" type="#_x0000_t32" style="position:absolute;margin-left:163.1pt;margin-top:21.65pt;width:77.4pt;height:36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" strokecolor="#4472c4 [3204]" strokeweight=".5pt">
                <v:stroke endarrow="block" joinstyle="miter"/>
              </v:shape>
            </w:pict>
          </mc:Fallback>
        </mc:AlternateContent>
      </w:r>
      <w:r w:rsidR="000A0519" w:rsidRPr="000A0519">
        <w:rPr>
          <w:noProof/>
        </w:rPr>
        <w:drawing>
          <wp:inline distT="0" distB="0" distL="0" distR="0" wp14:anchorId="55993968" wp14:editId="2DB9BA60">
            <wp:extent cx="5972810" cy="320675"/>
            <wp:effectExtent l="0" t="0" r="8890" b="3175"/>
            <wp:docPr id="323529613" name="Image 32352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29613" name=""/>
                    <pic:cNvPicPr/>
                  </pic:nvPicPr>
                  <pic:blipFill>
                    <a:blip r:embed="rId19"/>
                    <a:stretch>
                      <a:fillRect/>
                    </a:stretch>
                  </pic:blipFill>
                  <pic:spPr>
                    <a:xfrm>
                      <a:off x="0" y="0"/>
                      <a:ext cx="5972810" cy="320675"/>
                    </a:xfrm>
                    <a:prstGeom prst="rect">
                      <a:avLst/>
                    </a:prstGeom>
                  </pic:spPr>
                </pic:pic>
              </a:graphicData>
            </a:graphic>
          </wp:inline>
        </w:drawing>
      </w:r>
    </w:p>
    <w:p w14:paraId="6E00B247" w14:textId="0D417673" w:rsidR="000A0519" w:rsidRPr="006A41AA" w:rsidRDefault="006A41AA" w:rsidP="006A41AA">
      <w:pPr>
        <w:pStyle w:val="Lgende"/>
        <w:rPr>
          <w:i w:val="0"/>
          <w:iCs w:val="0"/>
        </w:rPr>
      </w:pPr>
      <w:r>
        <w:t xml:space="preserve">Figure </w:t>
      </w:r>
      <w:fldSimple w:instr=" SEQ Figure \* ARABIC ">
        <w:r w:rsidR="009B3716">
          <w:rPr>
            <w:noProof/>
          </w:rPr>
          <w:t>2</w:t>
        </w:r>
      </w:fldSimple>
      <w:r>
        <w:t>route/new</w:t>
      </w:r>
    </w:p>
    <w:p w14:paraId="24BFAF24" w14:textId="7C40032E" w:rsidR="000A0519" w:rsidRDefault="0068365F" w:rsidP="008E0937">
      <w:pPr>
        <w:pStyle w:val="Titre4"/>
        <w:numPr>
          <w:ilvl w:val="0"/>
          <w:numId w:val="17"/>
        </w:numPr>
        <w:rPr>
          <w:i w:val="0"/>
          <w:iCs w:val="0"/>
        </w:rPr>
      </w:pPr>
      <w:r>
        <w:rPr>
          <w:i w:val="0"/>
          <w:iCs w:val="0"/>
          <w:noProof/>
        </w:rPr>
        <mc:AlternateContent>
          <mc:Choice Requires="wps">
            <w:drawing>
              <wp:anchor distT="0" distB="0" distL="114300" distR="114300" simplePos="0" relativeHeight="251659264" behindDoc="0" locked="0" layoutInCell="1" allowOverlap="1" wp14:anchorId="1B658E4A" wp14:editId="73A5E397">
                <wp:simplePos x="0" y="0"/>
                <wp:positionH relativeFrom="column">
                  <wp:posOffset>1413164</wp:posOffset>
                </wp:positionH>
                <wp:positionV relativeFrom="paragraph">
                  <wp:posOffset>185996</wp:posOffset>
                </wp:positionV>
                <wp:extent cx="394854" cy="2466109"/>
                <wp:effectExtent l="38100" t="0" r="24765" b="48895"/>
                <wp:wrapNone/>
                <wp:docPr id="1835495910" name="Connecteur droit avec flèche 1835495910"/>
                <wp:cNvGraphicFramePr/>
                <a:graphic xmlns:a="http://schemas.openxmlformats.org/drawingml/2006/main">
                  <a:graphicData uri="http://schemas.microsoft.com/office/word/2010/wordprocessingShape">
                    <wps:wsp>
                      <wps:cNvCnPr/>
                      <wps:spPr>
                        <a:xfrm flipH="1">
                          <a:off x="0" y="0"/>
                          <a:ext cx="394854" cy="24661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3EFB2" id="Connecteur droit avec flèche 1835495910" o:spid="_x0000_s1026" type="#_x0000_t32" style="position:absolute;margin-left:111.25pt;margin-top:14.65pt;width:31.1pt;height:194.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" strokecolor="#4472c4 [3204]" strokeweight=".5pt">
                <v:stroke endarrow="block" joinstyle="miter"/>
              </v:shape>
            </w:pict>
          </mc:Fallback>
        </mc:AlternateContent>
      </w:r>
      <w:r w:rsidR="000A0519">
        <w:rPr>
          <w:i w:val="0"/>
          <w:iCs w:val="0"/>
        </w:rPr>
        <w:t>Le</w:t>
      </w:r>
      <w:r w:rsidR="000A0519" w:rsidRPr="0068365F">
        <w:rPr>
          <w:i w:val="0"/>
          <w:iCs w:val="0"/>
          <w:u w:val="single"/>
        </w:rPr>
        <w:t xml:space="preserve"> </w:t>
      </w:r>
      <w:r w:rsidRPr="0068365F">
        <w:rPr>
          <w:i w:val="0"/>
          <w:iCs w:val="0"/>
          <w:u w:val="single"/>
        </w:rPr>
        <w:t>ticketContrôleur</w:t>
      </w:r>
    </w:p>
    <w:p w14:paraId="3DF9146B" w14:textId="702B0471" w:rsidR="00070B83" w:rsidRDefault="00070B83" w:rsidP="00070B83">
      <w:r>
        <w:t xml:space="preserve">La fonction </w:t>
      </w:r>
      <w:r w:rsidRPr="006A41AA">
        <w:rPr>
          <w:i/>
          <w:iCs/>
          <w:u w:val="single"/>
        </w:rPr>
        <w:t>store</w:t>
      </w:r>
      <w:r>
        <w:t xml:space="preserve"> du ticketsController détaillée dans la capture ci-dessous.</w:t>
      </w:r>
    </w:p>
    <w:p w14:paraId="4DF2D98D" w14:textId="5D623E20" w:rsidR="006300CE" w:rsidRDefault="00070B83" w:rsidP="008E0937">
      <w:r>
        <w:t xml:space="preserve">Elle prend comme paramètre un objet de la classe request. Cette classe permet de récupérer dans cette fonction les éléments </w:t>
      </w:r>
      <w:r w:rsidR="00A96349">
        <w:t>envoyés</w:t>
      </w:r>
      <w:r>
        <w:t xml:space="preserve"> dans la requête </w:t>
      </w:r>
      <w:r w:rsidR="00A96349">
        <w:t xml:space="preserve">http. Cela m’a permis de pouvoir stocker les informations données dans l’input ‘sujet’ du formulaire. J’ai aussi </w:t>
      </w:r>
      <w:r w:rsidR="004E7962">
        <w:t>pu</w:t>
      </w:r>
      <w:r w:rsidR="00A96349">
        <w:t xml:space="preserve"> </w:t>
      </w:r>
      <w:r w:rsidR="004E7962">
        <w:t>récupérer</w:t>
      </w:r>
      <w:r w:rsidR="00A96349">
        <w:t xml:space="preserve"> l’identifiant de l’utilisateur actuellement authentifié visible ligne 76, la date actuelle elle est récupérée grâce au module Carbon qui est une bibliothèque de manipulation de </w:t>
      </w:r>
      <w:r w:rsidR="008E0937">
        <w:t xml:space="preserve">dates. J’ai </w:t>
      </w:r>
      <w:r w:rsidR="00475BDA">
        <w:t>fait</w:t>
      </w:r>
      <w:r w:rsidR="008E0937">
        <w:t xml:space="preserve"> appel à la fonction du modèle qui permet de créer un nouveau ticket en base de données en créant une nouvelle instance de la classe ticketModel afin de faire appel à l’une de </w:t>
      </w:r>
      <w:r w:rsidR="00F476B6">
        <w:t>ses fonctions</w:t>
      </w:r>
      <w:r w:rsidR="008E0937">
        <w:t xml:space="preserve">, ‘store </w:t>
      </w:r>
      <w:r w:rsidR="00475BDA">
        <w:t>en occurrence</w:t>
      </w:r>
      <w:r w:rsidR="008E0937">
        <w:t xml:space="preserve"> détaillé dans la capture d’écran du modèle </w:t>
      </w:r>
      <w:r w:rsidR="00475BDA">
        <w:t>un peu plus bas.</w:t>
      </w:r>
      <w:r w:rsidR="006300CE" w:rsidRPr="006300CE">
        <w:t xml:space="preserve"> </w:t>
      </w:r>
    </w:p>
    <w:p w14:paraId="2B9D9E04" w14:textId="7240EB11" w:rsidR="00F476B6" w:rsidRDefault="00364ABB" w:rsidP="008E0937">
      <w:r>
        <w:rPr>
          <w:noProof/>
        </w:rPr>
        <mc:AlternateContent>
          <mc:Choice Requires="wps">
            <w:drawing>
              <wp:anchor distT="0" distB="0" distL="114300" distR="114300" simplePos="0" relativeHeight="251673600" behindDoc="0" locked="0" layoutInCell="1" allowOverlap="1" wp14:anchorId="383DE9AC" wp14:editId="3F86CCF5">
                <wp:simplePos x="0" y="0"/>
                <wp:positionH relativeFrom="page">
                  <wp:align>right</wp:align>
                </wp:positionH>
                <wp:positionV relativeFrom="paragraph">
                  <wp:posOffset>549679</wp:posOffset>
                </wp:positionV>
                <wp:extent cx="574906" cy="2521470"/>
                <wp:effectExtent l="0" t="0" r="15875" b="12700"/>
                <wp:wrapNone/>
                <wp:docPr id="2033910275" name="Zone de texte 2033910275"/>
                <wp:cNvGraphicFramePr/>
                <a:graphic xmlns:a="http://schemas.openxmlformats.org/drawingml/2006/main">
                  <a:graphicData uri="http://schemas.microsoft.com/office/word/2010/wordprocessingShape">
                    <wps:wsp>
                      <wps:cNvSpPr txBox="1"/>
                      <wps:spPr>
                        <a:xfrm>
                          <a:off x="0" y="0"/>
                          <a:ext cx="574906" cy="2521470"/>
                        </a:xfrm>
                        <a:prstGeom prst="rect">
                          <a:avLst/>
                        </a:prstGeom>
                        <a:solidFill>
                          <a:schemeClr val="lt1"/>
                        </a:solidFill>
                        <a:ln w="6350">
                          <a:solidFill>
                            <a:prstClr val="black"/>
                          </a:solidFill>
                        </a:ln>
                      </wps:spPr>
                      <wps:txbx>
                        <w:txbxContent>
                          <w:p w14:paraId="6314B1C9" w14:textId="3E36CF93" w:rsidR="00364ABB" w:rsidRDefault="00364ABB">
                            <w:r>
                              <w:t>Appel de la fonction avec les paramètres lui étant nécessaires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DE9AC" id="_x0000_t202" coordsize="21600,21600" o:spt="202" path="m,l,21600r21600,l21600,xe">
                <v:stroke joinstyle="miter"/>
                <v:path gradientshapeok="t" o:connecttype="rect"/>
              </v:shapetype>
              <v:shape id="Zone de texte 2033910275" o:spid="_x0000_s1026" type="#_x0000_t202" style="position:absolute;margin-left:-5.95pt;margin-top:43.3pt;width:45.25pt;height:198.55pt;z-index:251673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" fillcolor="white [3201]" strokeweight=".5pt">
                <v:textbox>
                  <w:txbxContent>
                    <w:p w14:paraId="6314B1C9" w14:textId="3E36CF93" w:rsidR="00364ABB" w:rsidRDefault="00364ABB">
                      <w:r>
                        <w:t>Appel de la fonction avec les paramètres lui étant nécessaires</w:t>
                      </w:r>
                    </w:p>
                  </w:txbxContent>
                </v:textbox>
                <w10:wrap anchorx="page"/>
              </v:shape>
            </w:pict>
          </mc:Fallback>
        </mc:AlternateContent>
      </w:r>
      <w:r w:rsidR="00F476B6">
        <w:t xml:space="preserve">L’objet Request passé en paramètre de la fonction représente la requête HTTP entrante. Il m’a permit de pouvoir récupérer la valeur de l’input ‘sujet’ du formulaire et l’identifiant de l’utilisateur </w:t>
      </w:r>
      <w:r w:rsidR="00812E4C">
        <w:t>authentifié</w:t>
      </w:r>
      <w:r w:rsidR="00F476B6">
        <w:t>. Ces éléments stockés dans des variables seront passées au modèle qui les insèrera dans la base de données.</w:t>
      </w:r>
    </w:p>
    <w:p w14:paraId="4B614813" w14:textId="61E6E736" w:rsidR="0068365F" w:rsidRDefault="00AA43B1" w:rsidP="0068365F">
      <w:pPr>
        <w:rPr>
          <w:b/>
          <w:bCs/>
          <w:u w:val="single"/>
        </w:rPr>
      </w:pPr>
      <w:r w:rsidRPr="00475BDA">
        <w:rPr>
          <w:b/>
          <w:bCs/>
          <w:u w:val="single"/>
        </w:rPr>
        <w:t>Le modèle</w:t>
      </w:r>
      <w:r>
        <w:rPr>
          <w:b/>
          <w:bCs/>
          <w:u w:val="single"/>
        </w:rPr>
        <w:t> :</w:t>
      </w:r>
      <w:r w:rsidR="00C508E9">
        <w:rPr>
          <w:noProof/>
        </w:rPr>
        <mc:AlternateContent>
          <mc:Choice Requires="wps">
            <w:drawing>
              <wp:anchor distT="0" distB="0" distL="114300" distR="114300" simplePos="0" relativeHeight="251644928" behindDoc="0" locked="0" layoutInCell="1" allowOverlap="1" wp14:anchorId="53F13BBD" wp14:editId="625CB138">
                <wp:simplePos x="0" y="0"/>
                <wp:positionH relativeFrom="column">
                  <wp:posOffset>2978727</wp:posOffset>
                </wp:positionH>
                <wp:positionV relativeFrom="paragraph">
                  <wp:posOffset>1121756</wp:posOffset>
                </wp:positionV>
                <wp:extent cx="1016578" cy="1731819"/>
                <wp:effectExtent l="38100" t="0" r="2717800" b="97155"/>
                <wp:wrapNone/>
                <wp:docPr id="1120795808" name="Connecteur : en arc 1120795808"/>
                <wp:cNvGraphicFramePr/>
                <a:graphic xmlns:a="http://schemas.openxmlformats.org/drawingml/2006/main">
                  <a:graphicData uri="http://schemas.microsoft.com/office/word/2010/wordprocessingShape">
                    <wps:wsp>
                      <wps:cNvCnPr/>
                      <wps:spPr>
                        <a:xfrm flipH="1">
                          <a:off x="0" y="0"/>
                          <a:ext cx="1016578" cy="1731819"/>
                        </a:xfrm>
                        <a:prstGeom prst="curvedConnector3">
                          <a:avLst>
                            <a:gd name="adj1" fmla="val -2648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8A7BF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20795808" o:spid="_x0000_s1026" type="#_x0000_t38" style="position:absolute;margin-left:234.55pt;margin-top:88.35pt;width:80.05pt;height:136.35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" adj="-57211" strokecolor="#4472c4 [3204]" strokeweight=".5pt">
                <v:stroke endarrow="block" joinstyle="miter"/>
              </v:shape>
            </w:pict>
          </mc:Fallback>
        </mc:AlternateContent>
      </w:r>
      <w:r w:rsidR="00C508E9">
        <w:rPr>
          <w:noProof/>
        </w:rPr>
        <mc:AlternateContent>
          <mc:Choice Requires="wps">
            <w:drawing>
              <wp:anchor distT="0" distB="0" distL="114300" distR="114300" simplePos="0" relativeHeight="251646976" behindDoc="0" locked="0" layoutInCell="1" allowOverlap="1" wp14:anchorId="4261E59C" wp14:editId="73C98548">
                <wp:simplePos x="0" y="0"/>
                <wp:positionH relativeFrom="margin">
                  <wp:posOffset>3779520</wp:posOffset>
                </wp:positionH>
                <wp:positionV relativeFrom="paragraph">
                  <wp:posOffset>933450</wp:posOffset>
                </wp:positionV>
                <wp:extent cx="175260" cy="297180"/>
                <wp:effectExtent l="0" t="0" r="15240" b="26670"/>
                <wp:wrapNone/>
                <wp:docPr id="1006333087" name="Accolade ouvrante 1006333087"/>
                <wp:cNvGraphicFramePr/>
                <a:graphic xmlns:a="http://schemas.openxmlformats.org/drawingml/2006/main">
                  <a:graphicData uri="http://schemas.microsoft.com/office/word/2010/wordprocessingShape">
                    <wps:wsp>
                      <wps:cNvSpPr/>
                      <wps:spPr>
                        <a:xfrm rot="10800000">
                          <a:off x="0" y="0"/>
                          <a:ext cx="175260" cy="297180"/>
                        </a:xfrm>
                        <a:prstGeom prst="leftBrace">
                          <a:avLst>
                            <a:gd name="adj1" fmla="val 8333"/>
                            <a:gd name="adj2" fmla="val 3986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BAF4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006333087" o:spid="_x0000_s1026" type="#_x0000_t87" style="position:absolute;margin-left:297.6pt;margin-top:73.5pt;width:13.8pt;height:23.4pt;rotation:180;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" adj="1061,8611" strokecolor="#4472c4 [3204]" strokeweight=".5pt">
                <v:stroke joinstyle="miter"/>
                <w10:wrap anchorx="margin"/>
              </v:shape>
            </w:pict>
          </mc:Fallback>
        </mc:AlternateContent>
      </w:r>
      <w:r w:rsidR="00C508E9">
        <w:rPr>
          <w:noProof/>
        </w:rPr>
        <mc:AlternateContent>
          <mc:Choice Requires="wps">
            <w:drawing>
              <wp:anchor distT="0" distB="0" distL="114300" distR="114300" simplePos="0" relativeHeight="251651072" behindDoc="0" locked="0" layoutInCell="1" allowOverlap="1" wp14:anchorId="47DB8A59" wp14:editId="6AC24F95">
                <wp:simplePos x="0" y="0"/>
                <wp:positionH relativeFrom="column">
                  <wp:posOffset>624840</wp:posOffset>
                </wp:positionH>
                <wp:positionV relativeFrom="paragraph">
                  <wp:posOffset>1207770</wp:posOffset>
                </wp:positionV>
                <wp:extent cx="3185160" cy="22860"/>
                <wp:effectExtent l="0" t="0" r="34290" b="34290"/>
                <wp:wrapNone/>
                <wp:docPr id="1311435819" name="Connecteur droit 1311435819"/>
                <wp:cNvGraphicFramePr/>
                <a:graphic xmlns:a="http://schemas.openxmlformats.org/drawingml/2006/main">
                  <a:graphicData uri="http://schemas.microsoft.com/office/word/2010/wordprocessingShape">
                    <wps:wsp>
                      <wps:cNvCnPr/>
                      <wps:spPr>
                        <a:xfrm>
                          <a:off x="0" y="0"/>
                          <a:ext cx="31851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1EEF7" id="Connecteur droit 1311435819"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9.2pt,95.1pt" to="300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" strokecolor="#4472c4 [3204]" strokeweight=".5pt">
                <v:stroke joinstyle="miter"/>
              </v:line>
            </w:pict>
          </mc:Fallback>
        </mc:AlternateContent>
      </w:r>
      <w:r w:rsidR="00C508E9">
        <w:rPr>
          <w:noProof/>
        </w:rPr>
        <mc:AlternateContent>
          <mc:Choice Requires="wps">
            <w:drawing>
              <wp:anchor distT="0" distB="0" distL="114300" distR="114300" simplePos="0" relativeHeight="251649024" behindDoc="0" locked="0" layoutInCell="1" allowOverlap="1" wp14:anchorId="630ACDC1" wp14:editId="31EC7D94">
                <wp:simplePos x="0" y="0"/>
                <wp:positionH relativeFrom="column">
                  <wp:posOffset>678180</wp:posOffset>
                </wp:positionH>
                <wp:positionV relativeFrom="paragraph">
                  <wp:posOffset>925830</wp:posOffset>
                </wp:positionV>
                <wp:extent cx="3093720" cy="7620"/>
                <wp:effectExtent l="0" t="0" r="11430" b="30480"/>
                <wp:wrapNone/>
                <wp:docPr id="1210509361" name="Connecteur droit 1210509361"/>
                <wp:cNvGraphicFramePr/>
                <a:graphic xmlns:a="http://schemas.openxmlformats.org/drawingml/2006/main">
                  <a:graphicData uri="http://schemas.microsoft.com/office/word/2010/wordprocessingShape">
                    <wps:wsp>
                      <wps:cNvCnPr/>
                      <wps:spPr>
                        <a:xfrm flipH="1">
                          <a:off x="0" y="0"/>
                          <a:ext cx="3093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0A82" id="Connecteur droit 1210509361"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72.9pt" to="297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" strokecolor="#4472c4 [3204]" strokeweight=".5pt">
                <v:stroke joinstyle="miter"/>
              </v:line>
            </w:pict>
          </mc:Fallback>
        </mc:AlternateContent>
      </w:r>
      <w:r w:rsidR="008E0937" w:rsidRPr="000A0519">
        <w:rPr>
          <w:noProof/>
        </w:rPr>
        <w:drawing>
          <wp:inline distT="0" distB="0" distL="0" distR="0" wp14:anchorId="13991BAB" wp14:editId="39A72D29">
            <wp:extent cx="5972810" cy="2282825"/>
            <wp:effectExtent l="0" t="0" r="8890" b="3175"/>
            <wp:docPr id="284010118" name="Image 284010118"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10118" name="Image 1" descr="Une image contenant texte, capture d’écran, logiciel&#10;&#10;Description générée automatiquement"/>
                    <pic:cNvPicPr/>
                  </pic:nvPicPr>
                  <pic:blipFill>
                    <a:blip r:embed="rId20"/>
                    <a:stretch>
                      <a:fillRect/>
                    </a:stretch>
                  </pic:blipFill>
                  <pic:spPr>
                    <a:xfrm>
                      <a:off x="0" y="0"/>
                      <a:ext cx="5972810" cy="2282825"/>
                    </a:xfrm>
                    <a:prstGeom prst="rect">
                      <a:avLst/>
                    </a:prstGeom>
                  </pic:spPr>
                </pic:pic>
              </a:graphicData>
            </a:graphic>
          </wp:inline>
        </w:drawing>
      </w:r>
    </w:p>
    <w:p w14:paraId="4B7926F3" w14:textId="245576E0" w:rsidR="00557EED" w:rsidRDefault="00AA43B1" w:rsidP="0068365F">
      <w:pPr>
        <w:rPr>
          <w:i/>
          <w:iCs/>
        </w:rPr>
      </w:pPr>
      <w:r>
        <w:t xml:space="preserve">La </w:t>
      </w:r>
      <w:r w:rsidR="006300CE">
        <w:t xml:space="preserve">flèche du dessus entre le contrôleur et le modèle montre que la fonction du contrôleur créé une nouvelle instance du modèle puis utilise une de ses fonctions </w:t>
      </w:r>
      <w:r w:rsidR="002404A2">
        <w:t>(‘</w:t>
      </w:r>
      <w:r w:rsidR="00475BDA" w:rsidRPr="00AA43B1">
        <w:rPr>
          <w:i/>
          <w:iCs/>
        </w:rPr>
        <w:t>store</w:t>
      </w:r>
      <w:r w:rsidR="002404A2">
        <w:rPr>
          <w:i/>
          <w:iCs/>
        </w:rPr>
        <w:t>’)</w:t>
      </w:r>
      <w:r w:rsidR="00475BDA">
        <w:t xml:space="preserve"> du modèle</w:t>
      </w:r>
      <w:r w:rsidR="002404A2">
        <w:t>.</w:t>
      </w:r>
      <w:r w:rsidR="0068365F" w:rsidRPr="00C508E9">
        <w:rPr>
          <w:noProof/>
        </w:rPr>
        <w:drawing>
          <wp:inline distT="0" distB="0" distL="0" distR="0" wp14:anchorId="3D95A852" wp14:editId="07AAFA8B">
            <wp:extent cx="5690270" cy="1924681"/>
            <wp:effectExtent l="0" t="0" r="5715" b="0"/>
            <wp:docPr id="662939493" name="Image 66293949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39493" name="Image 1" descr="Une image contenant texte, capture d’écran, logiciel, Logiciel multimédia&#10;&#10;Description générée automatiquement"/>
                    <pic:cNvPicPr/>
                  </pic:nvPicPr>
                  <pic:blipFill>
                    <a:blip r:embed="rId21"/>
                    <a:stretch>
                      <a:fillRect/>
                    </a:stretch>
                  </pic:blipFill>
                  <pic:spPr>
                    <a:xfrm>
                      <a:off x="0" y="0"/>
                      <a:ext cx="5718922" cy="1934372"/>
                    </a:xfrm>
                    <a:prstGeom prst="rect">
                      <a:avLst/>
                    </a:prstGeom>
                  </pic:spPr>
                </pic:pic>
              </a:graphicData>
            </a:graphic>
          </wp:inline>
        </w:drawing>
      </w:r>
    </w:p>
    <w:p w14:paraId="67BA677F" w14:textId="64BEE1D4" w:rsidR="00557EED" w:rsidRPr="00557EED" w:rsidRDefault="00557EED" w:rsidP="00557EED">
      <w:r>
        <w:lastRenderedPageBreak/>
        <w:t>La fonction attribue à chacune de</w:t>
      </w:r>
      <w:r w:rsidR="002404A2">
        <w:t>s</w:t>
      </w:r>
      <w:r>
        <w:t xml:space="preserve"> colonnes de la table ticket des valeurs avec celles des arguments qui lui sont fournis. </w:t>
      </w:r>
    </w:p>
    <w:p w14:paraId="465E3F41" w14:textId="169DDAF8" w:rsidR="00A879CB" w:rsidRDefault="00DD683F" w:rsidP="001D70C6">
      <w:pPr>
        <w:pStyle w:val="Titre4"/>
        <w:jc w:val="center"/>
        <w:rPr>
          <w:i w:val="0"/>
          <w:iCs w:val="0"/>
        </w:rPr>
      </w:pPr>
      <w:r w:rsidRPr="00812E4C">
        <w:rPr>
          <w:i w:val="0"/>
          <w:iCs w:val="0"/>
          <w:noProof/>
        </w:rPr>
        <mc:AlternateContent>
          <mc:Choice Requires="wps">
            <w:drawing>
              <wp:anchor distT="0" distB="0" distL="114300" distR="114300" simplePos="0" relativeHeight="251638784" behindDoc="0" locked="0" layoutInCell="1" allowOverlap="1" wp14:anchorId="07CC6812" wp14:editId="05D04EF6">
                <wp:simplePos x="0" y="0"/>
                <wp:positionH relativeFrom="column">
                  <wp:posOffset>1277620</wp:posOffset>
                </wp:positionH>
                <wp:positionV relativeFrom="paragraph">
                  <wp:posOffset>2722880</wp:posOffset>
                </wp:positionV>
                <wp:extent cx="3520440" cy="635"/>
                <wp:effectExtent l="0" t="0" r="0" b="0"/>
                <wp:wrapTopAndBottom/>
                <wp:docPr id="584331567" name="Zone de texte 584331567"/>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3C6F52F1" w14:textId="0A7E4CAD" w:rsidR="00DD683F" w:rsidRDefault="00DD683F" w:rsidP="00DD683F">
                            <w:pPr>
                              <w:pStyle w:val="Lgende"/>
                            </w:pPr>
                            <w:r>
                              <w:t xml:space="preserve">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C6812" id="Zone de texte 584331567" o:spid="_x0000_s1027" type="#_x0000_t202" style="position:absolute;left:0;text-align:left;margin-left:100.6pt;margin-top:214.4pt;width:277.2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E7GA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" stroked="f">
                <v:textbox style="mso-fit-shape-to-text:t" inset="0,0,0,0">
                  <w:txbxContent>
                    <w:p w14:paraId="3C6F52F1" w14:textId="0A7E4CAD" w:rsidR="00DD683F" w:rsidRDefault="00DD683F" w:rsidP="00DD683F">
                      <w:pPr>
                        <w:pStyle w:val="Lgende"/>
                      </w:pPr>
                      <w:r>
                        <w:t xml:space="preserve">Figure </w:t>
                      </w:r>
                    </w:p>
                  </w:txbxContent>
                </v:textbox>
                <w10:wrap type="topAndBottom"/>
              </v:shape>
            </w:pict>
          </mc:Fallback>
        </mc:AlternateContent>
      </w:r>
      <w:r w:rsidR="00812E4C" w:rsidRPr="00812E4C">
        <w:rPr>
          <w:i w:val="0"/>
          <w:iCs w:val="0"/>
        </w:rPr>
        <w:t>Le p</w:t>
      </w:r>
      <w:r w:rsidR="0010473E" w:rsidRPr="00812E4C">
        <w:rPr>
          <w:i w:val="0"/>
          <w:iCs w:val="0"/>
        </w:rPr>
        <w:t>ostage de messages dans une conversation appartenant au message </w:t>
      </w:r>
    </w:p>
    <w:p w14:paraId="001D435D" w14:textId="77777777" w:rsidR="002404A2" w:rsidRPr="002404A2" w:rsidRDefault="002404A2" w:rsidP="002404A2"/>
    <w:p w14:paraId="222B66B8" w14:textId="77E43707" w:rsidR="00A879CB" w:rsidRDefault="00A879CB" w:rsidP="00A879CB">
      <w:pPr>
        <w:pStyle w:val="Paragraphedeliste"/>
        <w:keepNext/>
        <w:numPr>
          <w:ilvl w:val="0"/>
          <w:numId w:val="16"/>
        </w:numPr>
        <w:jc w:val="center"/>
      </w:pPr>
      <w:r>
        <w:t xml:space="preserve">Le formulaire : dans la page affichant le détail du ticket demandé, la conversation lui étant rattachée est visible. En bas de cette conversation l’utilisateur peut trouver un formulaire dans lequel se trouve un input de type tex qui lui servira à écrire son message le bouton type submit utilisé pour l’envoi déclenche le processus pour le postage du message dans </w:t>
      </w:r>
      <w:r w:rsidR="00812E4C">
        <w:t>la</w:t>
      </w:r>
      <w:r>
        <w:t xml:space="preserve"> Dans la page correspondante au détail du ticket voulu l’utilisateur à accès à la conversation</w:t>
      </w:r>
      <w:r w:rsidRPr="000A0A92">
        <w:rPr>
          <w:noProof/>
        </w:rPr>
        <w:t xml:space="preserve"> </w:t>
      </w:r>
      <w:r>
        <w:rPr>
          <w:noProof/>
        </w:rPr>
        <w:t>appartenant à ce ticket, il à la possibilité de rédiger un message et</w:t>
      </w:r>
    </w:p>
    <w:p w14:paraId="1429C383" w14:textId="7FA83BB3" w:rsidR="00812E4C" w:rsidRDefault="00812E4C" w:rsidP="00812E4C">
      <w:pPr>
        <w:pStyle w:val="Paragraphedeliste"/>
        <w:keepNext/>
        <w:numPr>
          <w:ilvl w:val="0"/>
          <w:numId w:val="17"/>
        </w:numPr>
      </w:pPr>
      <w:r>
        <w:t>Affichage</w:t>
      </w:r>
    </w:p>
    <w:p w14:paraId="13414CAD" w14:textId="1304D38D" w:rsidR="00812E4C" w:rsidRPr="00812E4C" w:rsidRDefault="0068365F" w:rsidP="00812E4C">
      <w:r w:rsidRPr="00812E4C">
        <w:rPr>
          <w:i/>
          <w:iCs/>
          <w:noProof/>
        </w:rPr>
        <w:drawing>
          <wp:anchor distT="0" distB="0" distL="114300" distR="114300" simplePos="0" relativeHeight="251663360" behindDoc="0" locked="0" layoutInCell="1" allowOverlap="1" wp14:anchorId="3B348ECE" wp14:editId="6A5752B8">
            <wp:simplePos x="0" y="0"/>
            <wp:positionH relativeFrom="margin">
              <wp:posOffset>0</wp:posOffset>
            </wp:positionH>
            <wp:positionV relativeFrom="page">
              <wp:posOffset>2423795</wp:posOffset>
            </wp:positionV>
            <wp:extent cx="2425700" cy="1691005"/>
            <wp:effectExtent l="0" t="0" r="0" b="4445"/>
            <wp:wrapThrough wrapText="bothSides">
              <wp:wrapPolygon edited="0">
                <wp:start x="0" y="0"/>
                <wp:lineTo x="0" y="21413"/>
                <wp:lineTo x="21374" y="21413"/>
                <wp:lineTo x="21374" y="0"/>
                <wp:lineTo x="0" y="0"/>
              </wp:wrapPolygon>
            </wp:wrapThrough>
            <wp:docPr id="527214945" name="Image 52721494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4945" name="Image 1" descr="Une image contenant texte, capture d’écran, Polic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700" cy="1691005"/>
                    </a:xfrm>
                    <a:prstGeom prst="rect">
                      <a:avLst/>
                    </a:prstGeom>
                  </pic:spPr>
                </pic:pic>
              </a:graphicData>
            </a:graphic>
            <wp14:sizeRelH relativeFrom="margin">
              <wp14:pctWidth>0</wp14:pctWidth>
            </wp14:sizeRelH>
            <wp14:sizeRelV relativeFrom="margin">
              <wp14:pctHeight>0</wp14:pctHeight>
            </wp14:sizeRelV>
          </wp:anchor>
        </w:drawing>
      </w:r>
    </w:p>
    <w:p w14:paraId="3A84565C" w14:textId="77777777" w:rsidR="00812E4C" w:rsidRPr="00812E4C" w:rsidRDefault="00812E4C" w:rsidP="00812E4C"/>
    <w:p w14:paraId="37CE93D7" w14:textId="77777777" w:rsidR="00812E4C" w:rsidRDefault="00812E4C" w:rsidP="00812E4C"/>
    <w:p w14:paraId="2A089906" w14:textId="77777777" w:rsidR="00812E4C" w:rsidRDefault="00812E4C" w:rsidP="00812E4C"/>
    <w:p w14:paraId="78AC24B8" w14:textId="3C971145" w:rsidR="00812E4C" w:rsidRPr="00812E4C" w:rsidRDefault="00812E4C" w:rsidP="00812E4C">
      <w:pPr>
        <w:pStyle w:val="Paragraphedeliste"/>
        <w:numPr>
          <w:ilvl w:val="0"/>
          <w:numId w:val="17"/>
        </w:numPr>
      </w:pPr>
      <w:r>
        <w:t>HTML</w:t>
      </w:r>
    </w:p>
    <w:p w14:paraId="2606747D" w14:textId="7DADEC3F" w:rsidR="00DD683F" w:rsidRDefault="00DD683F" w:rsidP="00A30AEA">
      <w:pPr>
        <w:pStyle w:val="Paragraphedeliste"/>
        <w:keepNext/>
      </w:pPr>
      <w:r w:rsidRPr="000A0A92">
        <w:rPr>
          <w:noProof/>
        </w:rPr>
        <w:drawing>
          <wp:inline distT="0" distB="0" distL="0" distR="0" wp14:anchorId="4E74342A" wp14:editId="4CEBF86B">
            <wp:extent cx="4290914" cy="2418715"/>
            <wp:effectExtent l="0" t="0" r="0" b="635"/>
            <wp:docPr id="1663145420" name="Image 166314542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45420" name="Image 1" descr="Une image contenant texte, capture d’écran, logiciel&#10;&#10;Description générée automatiquement"/>
                    <pic:cNvPicPr/>
                  </pic:nvPicPr>
                  <pic:blipFill>
                    <a:blip r:embed="rId23"/>
                    <a:stretch>
                      <a:fillRect/>
                    </a:stretch>
                  </pic:blipFill>
                  <pic:spPr>
                    <a:xfrm>
                      <a:off x="0" y="0"/>
                      <a:ext cx="4340179" cy="2446485"/>
                    </a:xfrm>
                    <a:prstGeom prst="rect">
                      <a:avLst/>
                    </a:prstGeom>
                  </pic:spPr>
                </pic:pic>
              </a:graphicData>
            </a:graphic>
          </wp:inline>
        </w:drawing>
      </w:r>
    </w:p>
    <w:p w14:paraId="2718C218" w14:textId="77777777" w:rsidR="00A30AEA" w:rsidRDefault="00A30AEA">
      <w:pPr>
        <w:rPr>
          <w:u w:val="single"/>
        </w:rPr>
      </w:pPr>
      <w:r>
        <w:rPr>
          <w:u w:val="single"/>
        </w:rPr>
        <w:br w:type="page"/>
      </w:r>
    </w:p>
    <w:p w14:paraId="3A58F595" w14:textId="7D2E22A0" w:rsidR="0053233B" w:rsidRDefault="0053233B" w:rsidP="00A30AEA">
      <w:pPr>
        <w:pStyle w:val="Paragraphedeliste"/>
        <w:numPr>
          <w:ilvl w:val="0"/>
          <w:numId w:val="16"/>
        </w:numPr>
      </w:pPr>
      <w:r w:rsidRPr="00A30AEA">
        <w:rPr>
          <w:u w:val="single"/>
        </w:rPr>
        <w:lastRenderedPageBreak/>
        <w:t>La route post</w:t>
      </w:r>
      <w:r w:rsidR="006A41AA" w:rsidRPr="00A30AEA">
        <w:rPr>
          <w:u w:val="single"/>
        </w:rPr>
        <w:t> :</w:t>
      </w:r>
      <w:r>
        <w:t xml:space="preserve"> </w:t>
      </w:r>
      <w:r w:rsidR="006A41AA">
        <w:t xml:space="preserve"> elle </w:t>
      </w:r>
      <w:r>
        <w:t>est appelée lors de la soumission du formulaire</w:t>
      </w:r>
      <w:r w:rsidR="006A41AA">
        <w:t xml:space="preserve"> en méthode POST </w:t>
      </w:r>
      <w:r w:rsidR="002404A2">
        <w:t>pour l</w:t>
      </w:r>
      <w:r w:rsidR="006A41AA">
        <w:t>’envoi</w:t>
      </w:r>
      <w:r>
        <w:t xml:space="preserve"> de message</w:t>
      </w:r>
      <w:r w:rsidR="006A41AA">
        <w:t xml:space="preserve"> visible au-dess</w:t>
      </w:r>
      <w:r w:rsidR="00A30AEA">
        <w:t>o</w:t>
      </w:r>
      <w:r w:rsidR="006A41AA">
        <w:t>us. Cette route fait appel à la fonction ‘storemsg’ de la classe ticketController</w:t>
      </w:r>
      <w:r w:rsidR="00A30AEA">
        <w:t xml:space="preserve"> dans son chemin aparait l’identifiant du ticket qui servira à lier le message à ce ticket</w:t>
      </w:r>
    </w:p>
    <w:p w14:paraId="214DEAD6" w14:textId="3BBA148B" w:rsidR="00A30AEA" w:rsidRDefault="00CF61DE" w:rsidP="001D70C6">
      <w:pPr>
        <w:pStyle w:val="Paragraphedeliste"/>
        <w:rPr>
          <w:noProof/>
        </w:rPr>
      </w:pPr>
      <w:r>
        <w:rPr>
          <w:noProof/>
        </w:rPr>
        <mc:AlternateContent>
          <mc:Choice Requires="wps">
            <w:drawing>
              <wp:anchor distT="0" distB="0" distL="114300" distR="114300" simplePos="0" relativeHeight="251655168" behindDoc="0" locked="0" layoutInCell="1" allowOverlap="1" wp14:anchorId="6CB2E4C5" wp14:editId="636804F2">
                <wp:simplePos x="0" y="0"/>
                <wp:positionH relativeFrom="column">
                  <wp:posOffset>1593850</wp:posOffset>
                </wp:positionH>
                <wp:positionV relativeFrom="paragraph">
                  <wp:posOffset>299085</wp:posOffset>
                </wp:positionV>
                <wp:extent cx="2774950" cy="647700"/>
                <wp:effectExtent l="38100" t="0" r="25400" b="76200"/>
                <wp:wrapNone/>
                <wp:docPr id="942121640" name="Connecteur droit avec flèche 942121640"/>
                <wp:cNvGraphicFramePr/>
                <a:graphic xmlns:a="http://schemas.openxmlformats.org/drawingml/2006/main">
                  <a:graphicData uri="http://schemas.microsoft.com/office/word/2010/wordprocessingShape">
                    <wps:wsp>
                      <wps:cNvCnPr/>
                      <wps:spPr>
                        <a:xfrm flipH="1">
                          <a:off x="0" y="0"/>
                          <a:ext cx="277495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71797" id="Connecteur droit avec flèche 942121640" o:spid="_x0000_s1026" type="#_x0000_t32" style="position:absolute;margin-left:125.5pt;margin-top:23.55pt;width:218.5pt;height:51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" strokecolor="#4472c4 [3204]" strokeweight=".5pt">
                <v:stroke endarrow="block" joinstyle="miter"/>
              </v:shape>
            </w:pict>
          </mc:Fallback>
        </mc:AlternateContent>
      </w:r>
      <w:r w:rsidR="000A0A92" w:rsidRPr="000A0A92">
        <w:rPr>
          <w:noProof/>
        </w:rPr>
        <w:drawing>
          <wp:inline distT="0" distB="0" distL="0" distR="0" wp14:anchorId="1C91B93E" wp14:editId="3E1815D1">
            <wp:extent cx="5972810" cy="513715"/>
            <wp:effectExtent l="0" t="0" r="8890" b="635"/>
            <wp:docPr id="2072351344" name="Image 207235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51344" name=""/>
                    <pic:cNvPicPr/>
                  </pic:nvPicPr>
                  <pic:blipFill>
                    <a:blip r:embed="rId24"/>
                    <a:stretch>
                      <a:fillRect/>
                    </a:stretch>
                  </pic:blipFill>
                  <pic:spPr>
                    <a:xfrm>
                      <a:off x="0" y="0"/>
                      <a:ext cx="5972810" cy="513715"/>
                    </a:xfrm>
                    <a:prstGeom prst="rect">
                      <a:avLst/>
                    </a:prstGeom>
                  </pic:spPr>
                </pic:pic>
              </a:graphicData>
            </a:graphic>
          </wp:inline>
        </w:drawing>
      </w:r>
    </w:p>
    <w:p w14:paraId="64B93912" w14:textId="77777777" w:rsidR="00A30AEA" w:rsidRDefault="00A30AEA" w:rsidP="001D70C6">
      <w:pPr>
        <w:pStyle w:val="Paragraphedeliste"/>
        <w:rPr>
          <w:noProof/>
        </w:rPr>
      </w:pPr>
    </w:p>
    <w:p w14:paraId="1376DEC8" w14:textId="06744746" w:rsidR="00A30AEA" w:rsidRDefault="00CF61DE" w:rsidP="001D70C6">
      <w:pPr>
        <w:pStyle w:val="Paragraphedeliste"/>
        <w:rPr>
          <w:noProof/>
        </w:rPr>
      </w:pPr>
      <w:r>
        <w:rPr>
          <w:noProof/>
        </w:rPr>
        <mc:AlternateContent>
          <mc:Choice Requires="wps">
            <w:drawing>
              <wp:anchor distT="0" distB="0" distL="114300" distR="114300" simplePos="0" relativeHeight="251657216" behindDoc="0" locked="0" layoutInCell="1" allowOverlap="1" wp14:anchorId="35DEF0F8" wp14:editId="53276272">
                <wp:simplePos x="0" y="0"/>
                <wp:positionH relativeFrom="column">
                  <wp:posOffset>1530350</wp:posOffset>
                </wp:positionH>
                <wp:positionV relativeFrom="paragraph">
                  <wp:posOffset>875665</wp:posOffset>
                </wp:positionV>
                <wp:extent cx="749300" cy="2044700"/>
                <wp:effectExtent l="38100" t="0" r="31750" b="50800"/>
                <wp:wrapNone/>
                <wp:docPr id="206403799" name="Connecteur droit avec flèche 206403799"/>
                <wp:cNvGraphicFramePr/>
                <a:graphic xmlns:a="http://schemas.openxmlformats.org/drawingml/2006/main">
                  <a:graphicData uri="http://schemas.microsoft.com/office/word/2010/wordprocessingShape">
                    <wps:wsp>
                      <wps:cNvCnPr/>
                      <wps:spPr>
                        <a:xfrm flipH="1">
                          <a:off x="0" y="0"/>
                          <a:ext cx="749300" cy="2044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FD0564" id="Connecteur droit avec flèche 206403799" o:spid="_x0000_s1026" type="#_x0000_t32" style="position:absolute;margin-left:120.5pt;margin-top:68.95pt;width:59pt;height:161pt;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" strokecolor="#ed7d31 [3205]" strokeweight=".5pt">
                <v:stroke endarrow="block" joinstyle="miter"/>
              </v:shape>
            </w:pict>
          </mc:Fallback>
        </mc:AlternateContent>
      </w:r>
      <w:r w:rsidR="00A30AEA" w:rsidRPr="00A879CB">
        <w:rPr>
          <w:noProof/>
        </w:rPr>
        <w:drawing>
          <wp:anchor distT="0" distB="0" distL="114300" distR="114300" simplePos="0" relativeHeight="251653120" behindDoc="0" locked="0" layoutInCell="1" allowOverlap="1" wp14:anchorId="3E31D3A8" wp14:editId="4043C018">
            <wp:simplePos x="0" y="0"/>
            <wp:positionH relativeFrom="column">
              <wp:posOffset>457200</wp:posOffset>
            </wp:positionH>
            <wp:positionV relativeFrom="paragraph">
              <wp:posOffset>183515</wp:posOffset>
            </wp:positionV>
            <wp:extent cx="4041140" cy="2546350"/>
            <wp:effectExtent l="0" t="0" r="0" b="6350"/>
            <wp:wrapTopAndBottom/>
            <wp:docPr id="64449381" name="Image 6444938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9381" name="Image 1" descr="Une image contenant texte, capture d’écran, logiciel, Système d’exploitatio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041140" cy="2546350"/>
                    </a:xfrm>
                    <a:prstGeom prst="rect">
                      <a:avLst/>
                    </a:prstGeom>
                  </pic:spPr>
                </pic:pic>
              </a:graphicData>
            </a:graphic>
            <wp14:sizeRelH relativeFrom="page">
              <wp14:pctWidth>0</wp14:pctWidth>
            </wp14:sizeRelH>
            <wp14:sizeRelV relativeFrom="page">
              <wp14:pctHeight>0</wp14:pctHeight>
            </wp14:sizeRelV>
          </wp:anchor>
        </w:drawing>
      </w:r>
    </w:p>
    <w:p w14:paraId="7BA17EFB" w14:textId="77777777" w:rsidR="00CF61DE" w:rsidRDefault="001D70C6" w:rsidP="001D70C6">
      <w:pPr>
        <w:pStyle w:val="Paragraphedeliste"/>
        <w:rPr>
          <w:noProof/>
        </w:rPr>
      </w:pPr>
      <w:r>
        <w:rPr>
          <w:noProof/>
        </w:rPr>
        <w:t xml:space="preserve"> </w:t>
      </w:r>
    </w:p>
    <w:p w14:paraId="21FDC130" w14:textId="27E56896" w:rsidR="00735F9D" w:rsidRDefault="001D70C6" w:rsidP="001D70C6">
      <w:pPr>
        <w:pStyle w:val="Paragraphedeliste"/>
      </w:pPr>
      <w:r w:rsidRPr="001D70C6">
        <w:rPr>
          <w:noProof/>
        </w:rPr>
        <w:drawing>
          <wp:inline distT="0" distB="0" distL="0" distR="0" wp14:anchorId="0E771804" wp14:editId="08162EE6">
            <wp:extent cx="5879591" cy="2457450"/>
            <wp:effectExtent l="0" t="0" r="6985" b="0"/>
            <wp:docPr id="1626249388" name="Image 1626249388"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49388" name="Image 1" descr="Une image contenant texte, capture d’écran, logiciel&#10;&#10;Description générée automatiquement"/>
                    <pic:cNvPicPr/>
                  </pic:nvPicPr>
                  <pic:blipFill>
                    <a:blip r:embed="rId26"/>
                    <a:stretch>
                      <a:fillRect/>
                    </a:stretch>
                  </pic:blipFill>
                  <pic:spPr>
                    <a:xfrm>
                      <a:off x="0" y="0"/>
                      <a:ext cx="5894803" cy="2463808"/>
                    </a:xfrm>
                    <a:prstGeom prst="rect">
                      <a:avLst/>
                    </a:prstGeom>
                  </pic:spPr>
                </pic:pic>
              </a:graphicData>
            </a:graphic>
          </wp:inline>
        </w:drawing>
      </w:r>
    </w:p>
    <w:p w14:paraId="2CD9D68A" w14:textId="77777777" w:rsidR="002404A2" w:rsidRDefault="002404A2" w:rsidP="001D70C6">
      <w:pPr>
        <w:pStyle w:val="Paragraphedeliste"/>
      </w:pPr>
    </w:p>
    <w:p w14:paraId="101A0616" w14:textId="13A40E63" w:rsidR="00D86B00" w:rsidRDefault="00CF61DE" w:rsidP="001D70C6">
      <w:pPr>
        <w:pStyle w:val="Paragraphedeliste"/>
      </w:pPr>
      <w:r>
        <w:t xml:space="preserve">Cette fonction storemsg du Model </w:t>
      </w:r>
      <w:r w:rsidR="00A53289">
        <w:t>sollicité</w:t>
      </w:r>
      <w:r>
        <w:t xml:space="preserve"> par le controller </w:t>
      </w:r>
      <w:r w:rsidR="00D86B00">
        <w:t>effectue l’insertion</w:t>
      </w:r>
      <w:r>
        <w:t xml:space="preserve"> du message en base de </w:t>
      </w:r>
      <w:r w:rsidR="00A53289">
        <w:t>données</w:t>
      </w:r>
      <w:r w:rsidR="00D86B00">
        <w:t>.</w:t>
      </w:r>
      <w:r w:rsidR="00A53289">
        <w:t xml:space="preserve"> </w:t>
      </w:r>
      <w:r w:rsidR="002404A2">
        <w:t xml:space="preserve">Elle effectue cette tâche </w:t>
      </w:r>
      <w:r w:rsidR="00A53289">
        <w:t>en</w:t>
      </w:r>
      <w:r>
        <w:t xml:space="preserve"> deux temps ce qui justifie le fait que </w:t>
      </w:r>
      <w:r w:rsidR="00A53289">
        <w:t xml:space="preserve">j’ai </w:t>
      </w:r>
      <w:r>
        <w:t xml:space="preserve">effectué ses deux étapes dans une </w:t>
      </w:r>
      <w:r w:rsidR="00A53289">
        <w:t xml:space="preserve">transaction. </w:t>
      </w:r>
    </w:p>
    <w:p w14:paraId="7C8D4EB9" w14:textId="61338249" w:rsidR="00CF61DE" w:rsidRDefault="00A53289" w:rsidP="00D86B00">
      <w:pPr>
        <w:pStyle w:val="Paragraphedeliste"/>
        <w:numPr>
          <w:ilvl w:val="0"/>
          <w:numId w:val="17"/>
        </w:numPr>
      </w:pPr>
      <w:r>
        <w:t>La</w:t>
      </w:r>
      <w:r w:rsidR="00CF61DE">
        <w:t xml:space="preserve"> première étape effectue une insertion dans la table message en remplissant les colonnes de celle-ci avec les éléments passés en arguments à la fonction. </w:t>
      </w:r>
      <w:r>
        <w:t>Ces</w:t>
      </w:r>
      <w:r w:rsidR="00CF61DE">
        <w:t xml:space="preserve"> valeurs sont passées</w:t>
      </w:r>
      <w:r>
        <w:t xml:space="preserve"> à la requête</w:t>
      </w:r>
      <w:r w:rsidR="00CF61DE">
        <w:t xml:space="preserve"> </w:t>
      </w:r>
      <w:r>
        <w:t>après sa préparation par un tableau comme le permet la classe DB :: fournie par Laravel. Cette pratique permet de diminuer le risque d’attaques par injection SQL.</w:t>
      </w:r>
    </w:p>
    <w:p w14:paraId="08629D88" w14:textId="2904D1BD" w:rsidR="00D86B00" w:rsidRPr="00AA72E6" w:rsidRDefault="00D86B00" w:rsidP="00D86B00">
      <w:pPr>
        <w:pStyle w:val="Paragraphedeliste"/>
        <w:numPr>
          <w:ilvl w:val="0"/>
          <w:numId w:val="17"/>
        </w:numPr>
      </w:pPr>
      <w:r>
        <w:t>La deuxième étape de cette transaction</w:t>
      </w:r>
    </w:p>
    <w:p w14:paraId="17C3665C" w14:textId="77777777" w:rsidR="00A30AEA" w:rsidRDefault="00A30AEA">
      <w:pPr>
        <w:rPr>
          <w:rFonts w:asciiTheme="majorHAnsi" w:eastAsiaTheme="majorEastAsia" w:hAnsiTheme="majorHAnsi" w:cstheme="majorBidi"/>
          <w:color w:val="2F5496" w:themeColor="accent1" w:themeShade="BF"/>
          <w:sz w:val="32"/>
          <w:szCs w:val="32"/>
        </w:rPr>
      </w:pPr>
      <w:r>
        <w:br w:type="page"/>
      </w:r>
    </w:p>
    <w:p w14:paraId="6FAF2EB2" w14:textId="7BDAE656" w:rsidR="000306AB" w:rsidRPr="000A0519" w:rsidRDefault="000306AB" w:rsidP="000A0519">
      <w:pPr>
        <w:pStyle w:val="Titre1"/>
      </w:pPr>
      <w:bookmarkStart w:id="28" w:name="_Toc138326055"/>
      <w:r w:rsidRPr="000306AB">
        <w:lastRenderedPageBreak/>
        <w:t>Réalisation</w:t>
      </w:r>
      <w:bookmarkEnd w:id="28"/>
    </w:p>
    <w:p w14:paraId="6775E352" w14:textId="3AE8E742" w:rsidR="00921D30" w:rsidRDefault="00921D30" w:rsidP="00921D30">
      <w:pPr>
        <w:pStyle w:val="Titre2"/>
      </w:pPr>
      <w:bookmarkStart w:id="29" w:name="_Toc138326056"/>
      <w:r>
        <w:t>La base de données</w:t>
      </w:r>
      <w:bookmarkEnd w:id="29"/>
    </w:p>
    <w:p w14:paraId="4372F694" w14:textId="700CAAB5" w:rsidR="00A90775" w:rsidRPr="007924DE" w:rsidRDefault="00A90775" w:rsidP="00A90775">
      <w:pPr>
        <w:rPr>
          <w:rFonts w:cstheme="minorHAnsi"/>
        </w:rPr>
      </w:pPr>
      <w:r w:rsidRPr="007924DE">
        <w:rPr>
          <w:rFonts w:cstheme="minorHAnsi"/>
        </w:rPr>
        <w:t xml:space="preserve">Le schéma de ma base est </w:t>
      </w:r>
      <w:r w:rsidR="00D651F6" w:rsidRPr="007924DE">
        <w:rPr>
          <w:rFonts w:cstheme="minorHAnsi"/>
        </w:rPr>
        <w:t>disponible</w:t>
      </w:r>
      <w:r w:rsidRPr="007924DE">
        <w:rPr>
          <w:rFonts w:cstheme="minorHAnsi"/>
        </w:rPr>
        <w:t xml:space="preserve"> dans l’</w:t>
      </w:r>
      <w:r w:rsidR="00D651F6" w:rsidRPr="007924DE">
        <w:rPr>
          <w:rFonts w:cstheme="minorHAnsi"/>
        </w:rPr>
        <w:t>annexe</w:t>
      </w:r>
      <w:r w:rsidRPr="007924DE">
        <w:rPr>
          <w:rFonts w:cstheme="minorHAnsi"/>
        </w:rPr>
        <w:t xml:space="preserve"> de ce dossier</w:t>
      </w:r>
    </w:p>
    <w:p w14:paraId="19B9C2A0" w14:textId="08A52487" w:rsidR="004C36AA" w:rsidRPr="007924DE" w:rsidRDefault="004C36AA" w:rsidP="00DA0B2E">
      <w:pPr>
        <w:rPr>
          <w:rFonts w:cstheme="minorHAnsi"/>
        </w:rPr>
      </w:pPr>
      <w:r w:rsidRPr="007924DE">
        <w:rPr>
          <w:rFonts w:cstheme="minorHAnsi"/>
        </w:rPr>
        <w:t xml:space="preserve">La base de données sera gérée avec le </w:t>
      </w:r>
      <w:r w:rsidR="00BD22E0" w:rsidRPr="007924DE">
        <w:rPr>
          <w:rFonts w:cstheme="minorHAnsi"/>
        </w:rPr>
        <w:t>SGBDR* open source (*</w:t>
      </w:r>
      <w:r w:rsidRPr="007924DE">
        <w:rPr>
          <w:rFonts w:cstheme="minorHAnsi"/>
        </w:rPr>
        <w:t xml:space="preserve">Système de Gestion de base de Données </w:t>
      </w:r>
      <w:r w:rsidR="00D651F6" w:rsidRPr="007924DE">
        <w:rPr>
          <w:rFonts w:cstheme="minorHAnsi"/>
        </w:rPr>
        <w:t>relationnelle) Maria</w:t>
      </w:r>
      <w:r w:rsidRPr="007924DE">
        <w:rPr>
          <w:rFonts w:cstheme="minorHAnsi"/>
        </w:rPr>
        <w:t xml:space="preserve"> DB</w:t>
      </w:r>
      <w:r w:rsidR="00BD22E0" w:rsidRPr="007924DE">
        <w:rPr>
          <w:rFonts w:cstheme="minorHAnsi"/>
        </w:rPr>
        <w:t xml:space="preserve">. Aussi, pour avoir la possibilité d’avoir un accès graphique </w:t>
      </w:r>
      <w:r w:rsidR="0058149A" w:rsidRPr="007924DE">
        <w:rPr>
          <w:rFonts w:cstheme="minorHAnsi"/>
        </w:rPr>
        <w:t>sur ma</w:t>
      </w:r>
      <w:r w:rsidR="00BD22E0" w:rsidRPr="007924DE">
        <w:rPr>
          <w:rFonts w:cstheme="minorHAnsi"/>
        </w:rPr>
        <w:t xml:space="preserve"> base de données et lancer mes différents scripts j’ai </w:t>
      </w:r>
      <w:r w:rsidR="00DD6E1F" w:rsidRPr="007924DE">
        <w:rPr>
          <w:rFonts w:cstheme="minorHAnsi"/>
        </w:rPr>
        <w:t>utilisé le</w:t>
      </w:r>
      <w:r w:rsidR="00BD22E0" w:rsidRPr="007924DE">
        <w:rPr>
          <w:rFonts w:cstheme="minorHAnsi"/>
        </w:rPr>
        <w:t xml:space="preserve"> logiciel </w:t>
      </w:r>
      <w:r w:rsidR="007924DE" w:rsidRPr="007924DE">
        <w:rPr>
          <w:rFonts w:cstheme="minorHAnsi"/>
        </w:rPr>
        <w:t>Dbeaver. J’ai</w:t>
      </w:r>
      <w:r w:rsidR="00BD22E0" w:rsidRPr="007924DE">
        <w:rPr>
          <w:rFonts w:cstheme="minorHAnsi"/>
        </w:rPr>
        <w:t xml:space="preserve"> scindé la création de ma base de données en deux </w:t>
      </w:r>
      <w:r w:rsidR="00DA0B2E" w:rsidRPr="007924DE">
        <w:rPr>
          <w:rFonts w:cstheme="minorHAnsi"/>
        </w:rPr>
        <w:t>étapes. En</w:t>
      </w:r>
      <w:r w:rsidR="00BD22E0" w:rsidRPr="007924DE">
        <w:rPr>
          <w:rFonts w:cstheme="minorHAnsi"/>
        </w:rPr>
        <w:t xml:space="preserve"> Me </w:t>
      </w:r>
      <w:r w:rsidR="00DA0B2E" w:rsidRPr="007924DE">
        <w:rPr>
          <w:rFonts w:cstheme="minorHAnsi"/>
        </w:rPr>
        <w:t>référant</w:t>
      </w:r>
      <w:r w:rsidR="00BD22E0" w:rsidRPr="007924DE">
        <w:rPr>
          <w:rFonts w:cstheme="minorHAnsi"/>
        </w:rPr>
        <w:t xml:space="preserve"> au Modèle Physique de Données j’ai </w:t>
      </w:r>
      <w:r w:rsidR="0058149A" w:rsidRPr="007924DE">
        <w:rPr>
          <w:rFonts w:cstheme="minorHAnsi"/>
        </w:rPr>
        <w:t>écrit</w:t>
      </w:r>
      <w:r w:rsidR="00BD22E0" w:rsidRPr="007924DE">
        <w:rPr>
          <w:rFonts w:cstheme="minorHAnsi"/>
        </w:rPr>
        <w:t xml:space="preserve"> un premier script pour la création des différentes tables sans les contraintes de clef</w:t>
      </w:r>
      <w:r w:rsidR="00DA0B2E" w:rsidRPr="007924DE">
        <w:rPr>
          <w:rFonts w:cstheme="minorHAnsi"/>
        </w:rPr>
        <w:t>s</w:t>
      </w:r>
      <w:r w:rsidR="00BD22E0" w:rsidRPr="007924DE">
        <w:rPr>
          <w:rFonts w:cstheme="minorHAnsi"/>
        </w:rPr>
        <w:t xml:space="preserve"> primaire</w:t>
      </w:r>
      <w:r w:rsidR="00DA0B2E" w:rsidRPr="007924DE">
        <w:rPr>
          <w:rFonts w:cstheme="minorHAnsi"/>
        </w:rPr>
        <w:t>s</w:t>
      </w:r>
      <w:r w:rsidR="00BD22E0" w:rsidRPr="007924DE">
        <w:rPr>
          <w:rFonts w:cstheme="minorHAnsi"/>
        </w:rPr>
        <w:t xml:space="preserve"> et clef</w:t>
      </w:r>
      <w:r w:rsidR="00DA0B2E" w:rsidRPr="007924DE">
        <w:rPr>
          <w:rFonts w:cstheme="minorHAnsi"/>
        </w:rPr>
        <w:t>s</w:t>
      </w:r>
      <w:r w:rsidR="00BD22E0" w:rsidRPr="007924DE">
        <w:rPr>
          <w:rFonts w:cstheme="minorHAnsi"/>
        </w:rPr>
        <w:t xml:space="preserve"> </w:t>
      </w:r>
      <w:r w:rsidR="0058149A" w:rsidRPr="007924DE">
        <w:rPr>
          <w:rFonts w:cstheme="minorHAnsi"/>
        </w:rPr>
        <w:t>étrangères. Cela</w:t>
      </w:r>
      <w:r w:rsidR="00DA0B2E" w:rsidRPr="007924DE">
        <w:rPr>
          <w:rFonts w:cstheme="minorHAnsi"/>
        </w:rPr>
        <w:t xml:space="preserve"> m’a permis de ne pa</w:t>
      </w:r>
      <w:r w:rsidR="00C81E08">
        <w:rPr>
          <w:rFonts w:cstheme="minorHAnsi"/>
        </w:rPr>
        <w:t>s</w:t>
      </w:r>
      <w:r w:rsidR="00DA0B2E" w:rsidRPr="007924DE">
        <w:rPr>
          <w:rFonts w:cstheme="minorHAnsi"/>
        </w:rPr>
        <w:t xml:space="preserve"> avoir à faire aux problèmes de l’ordre dans lequel je créais mes </w:t>
      </w:r>
      <w:r w:rsidR="0058149A" w:rsidRPr="007924DE">
        <w:rPr>
          <w:rFonts w:cstheme="minorHAnsi"/>
        </w:rPr>
        <w:t>tables. Par</w:t>
      </w:r>
      <w:r w:rsidR="00DA0B2E" w:rsidRPr="007924DE">
        <w:rPr>
          <w:rFonts w:cstheme="minorHAnsi"/>
        </w:rPr>
        <w:t xml:space="preserve"> conséquent j’ai écris un deuxième script dédié à l’ajout des contraintes de clefs primaires et de clefs </w:t>
      </w:r>
      <w:r w:rsidR="0058149A" w:rsidRPr="007924DE">
        <w:rPr>
          <w:rFonts w:cstheme="minorHAnsi"/>
        </w:rPr>
        <w:t>étrangères</w:t>
      </w:r>
      <w:r w:rsidR="00DA0B2E" w:rsidRPr="007924DE">
        <w:rPr>
          <w:rFonts w:cstheme="minorHAnsi"/>
        </w:rPr>
        <w:t xml:space="preserve"> ainsi qu’à l’ajout des colonnes </w:t>
      </w:r>
      <w:r w:rsidR="00DD6E1F" w:rsidRPr="007924DE">
        <w:rPr>
          <w:rFonts w:cstheme="minorHAnsi"/>
        </w:rPr>
        <w:t>nécessaires</w:t>
      </w:r>
      <w:r w:rsidR="00DA0B2E" w:rsidRPr="007924DE">
        <w:rPr>
          <w:rFonts w:cstheme="minorHAnsi"/>
        </w:rPr>
        <w:t xml:space="preserve"> dans la table users créée par Fortify comme nous l’avons déjà vu précédemment.</w:t>
      </w:r>
    </w:p>
    <w:p w14:paraId="50C56D7F" w14:textId="191793A2" w:rsidR="00921D30" w:rsidRPr="007924DE" w:rsidRDefault="00921D30" w:rsidP="00921D30">
      <w:pPr>
        <w:pStyle w:val="Titre3"/>
        <w:rPr>
          <w:rFonts w:asciiTheme="minorHAnsi" w:hAnsiTheme="minorHAnsi" w:cstheme="minorHAnsi"/>
        </w:rPr>
      </w:pPr>
      <w:bookmarkStart w:id="30" w:name="_Toc138326057"/>
      <w:r w:rsidRPr="007924DE">
        <w:rPr>
          <w:rFonts w:asciiTheme="minorHAnsi" w:hAnsiTheme="minorHAnsi" w:cstheme="minorHAnsi"/>
        </w:rPr>
        <w:t>Création des tables</w:t>
      </w:r>
      <w:bookmarkEnd w:id="30"/>
    </w:p>
    <w:p w14:paraId="006B1661" w14:textId="1016F683" w:rsidR="00DD6E1F" w:rsidRPr="007924DE" w:rsidRDefault="00DD6E1F" w:rsidP="00DD6E1F">
      <w:pPr>
        <w:rPr>
          <w:rFonts w:cstheme="minorHAnsi"/>
        </w:rPr>
      </w:pPr>
      <w:r w:rsidRPr="007924DE">
        <w:rPr>
          <w:rFonts w:cstheme="minorHAnsi"/>
        </w:rPr>
        <w:t>Ici l’extrait de mon script de création des tables montrant les lignes SQL qui créées la table t</w:t>
      </w:r>
      <w:r w:rsidR="009958E1" w:rsidRPr="007924DE">
        <w:rPr>
          <w:rFonts w:cstheme="minorHAnsi"/>
        </w:rPr>
        <w:t>ype_panne</w:t>
      </w:r>
      <w:r w:rsidRPr="007924DE">
        <w:rPr>
          <w:rFonts w:cstheme="minorHAnsi"/>
        </w:rPr>
        <w:t xml:space="preserve"> avec ses des colonnes (</w:t>
      </w:r>
      <w:r w:rsidR="000A294B" w:rsidRPr="007924DE">
        <w:rPr>
          <w:rFonts w:cstheme="minorHAnsi"/>
        </w:rPr>
        <w:t>l</w:t>
      </w:r>
      <w:r w:rsidR="009958E1" w:rsidRPr="007924DE">
        <w:rPr>
          <w:rFonts w:cstheme="minorHAnsi"/>
        </w:rPr>
        <w:t>a clef primaire l’</w:t>
      </w:r>
      <w:r w:rsidR="000A294B" w:rsidRPr="007924DE">
        <w:rPr>
          <w:rFonts w:cstheme="minorHAnsi"/>
        </w:rPr>
        <w:t>entier :</w:t>
      </w:r>
      <w:r w:rsidRPr="007924DE">
        <w:rPr>
          <w:rFonts w:cstheme="minorHAnsi"/>
        </w:rPr>
        <w:t xml:space="preserve">id et </w:t>
      </w:r>
      <w:r w:rsidR="009958E1" w:rsidRPr="007924DE">
        <w:rPr>
          <w:rFonts w:cstheme="minorHAnsi"/>
        </w:rPr>
        <w:t>la varchar</w:t>
      </w:r>
      <w:r w:rsidR="000A294B" w:rsidRPr="007924DE">
        <w:rPr>
          <w:rFonts w:cstheme="minorHAnsi"/>
        </w:rPr>
        <w:t xml:space="preserve"> : </w:t>
      </w:r>
      <w:r w:rsidR="009958E1" w:rsidRPr="007924DE">
        <w:rPr>
          <w:rFonts w:cstheme="minorHAnsi"/>
        </w:rPr>
        <w:t>label</w:t>
      </w:r>
      <w:r w:rsidR="000A294B" w:rsidRPr="007924DE">
        <w:rPr>
          <w:rFonts w:cstheme="minorHAnsi"/>
        </w:rPr>
        <w:t>).</w:t>
      </w:r>
    </w:p>
    <w:p w14:paraId="61F2195A" w14:textId="037D119B" w:rsidR="00DD6E1F" w:rsidRDefault="009958E1" w:rsidP="00DD6E1F">
      <w:r w:rsidRPr="009958E1">
        <w:rPr>
          <w:noProof/>
        </w:rPr>
        <w:drawing>
          <wp:inline distT="0" distB="0" distL="0" distR="0" wp14:anchorId="7019190F" wp14:editId="2A0D1C33">
            <wp:extent cx="5972810" cy="1310640"/>
            <wp:effectExtent l="0" t="0" r="8890" b="3810"/>
            <wp:docPr id="85118428" name="Image 85118428"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8428" name="Image 1" descr="Une image contenant texte, capture d’écran, Police, Bleu électrique&#10;&#10;Description générée automatiquement"/>
                    <pic:cNvPicPr/>
                  </pic:nvPicPr>
                  <pic:blipFill>
                    <a:blip r:embed="rId27"/>
                    <a:stretch>
                      <a:fillRect/>
                    </a:stretch>
                  </pic:blipFill>
                  <pic:spPr>
                    <a:xfrm>
                      <a:off x="0" y="0"/>
                      <a:ext cx="5972810" cy="1310640"/>
                    </a:xfrm>
                    <a:prstGeom prst="rect">
                      <a:avLst/>
                    </a:prstGeom>
                  </pic:spPr>
                </pic:pic>
              </a:graphicData>
            </a:graphic>
          </wp:inline>
        </w:drawing>
      </w:r>
    </w:p>
    <w:p w14:paraId="78E7B44D" w14:textId="37966F58" w:rsidR="000A294B" w:rsidRPr="007924DE" w:rsidRDefault="000A294B" w:rsidP="00DD6E1F">
      <w:pPr>
        <w:rPr>
          <w:rFonts w:cstheme="minorHAnsi"/>
        </w:rPr>
      </w:pPr>
      <w:r w:rsidRPr="007924DE">
        <w:rPr>
          <w:rFonts w:cstheme="minorHAnsi"/>
        </w:rPr>
        <w:t>Ce type d’instructions seront adaptées pour la création des différentes tables de la base nécessaire au projet.</w:t>
      </w:r>
    </w:p>
    <w:p w14:paraId="3DB0650D" w14:textId="2292DC61" w:rsidR="00921D30" w:rsidRPr="007924DE" w:rsidRDefault="00921D30" w:rsidP="00921D30">
      <w:pPr>
        <w:pStyle w:val="Titre3"/>
        <w:rPr>
          <w:rFonts w:asciiTheme="minorHAnsi" w:hAnsiTheme="minorHAnsi" w:cstheme="minorHAnsi"/>
        </w:rPr>
      </w:pPr>
      <w:bookmarkStart w:id="31" w:name="_Toc138326058"/>
      <w:r w:rsidRPr="007924DE">
        <w:rPr>
          <w:rFonts w:asciiTheme="minorHAnsi" w:hAnsiTheme="minorHAnsi" w:cstheme="minorHAnsi"/>
        </w:rPr>
        <w:t>Modification des tables</w:t>
      </w:r>
      <w:bookmarkEnd w:id="31"/>
    </w:p>
    <w:p w14:paraId="3474D9FB" w14:textId="3E7BD292" w:rsidR="000A294B" w:rsidRPr="007924DE" w:rsidRDefault="000A294B" w:rsidP="000A294B">
      <w:pPr>
        <w:rPr>
          <w:rFonts w:cstheme="minorHAnsi"/>
        </w:rPr>
      </w:pPr>
      <w:r w:rsidRPr="007924DE">
        <w:rPr>
          <w:rFonts w:cstheme="minorHAnsi"/>
        </w:rPr>
        <w:t xml:space="preserve">Dans l’exemple suivant extrait de mon script de modification des tables de la base créées dans un premier </w:t>
      </w:r>
      <w:r w:rsidR="007924DE" w:rsidRPr="007924DE">
        <w:rPr>
          <w:rFonts w:cstheme="minorHAnsi"/>
        </w:rPr>
        <w:t>temps. On</w:t>
      </w:r>
      <w:r w:rsidRPr="007924DE">
        <w:rPr>
          <w:rFonts w:cstheme="minorHAnsi"/>
        </w:rPr>
        <w:t xml:space="preserve"> peut voir</w:t>
      </w:r>
      <w:r w:rsidR="00995C43" w:rsidRPr="007924DE">
        <w:rPr>
          <w:rFonts w:cstheme="minorHAnsi"/>
        </w:rPr>
        <w:t xml:space="preserve"> dans l’extrait </w:t>
      </w:r>
      <w:r w:rsidR="00617312" w:rsidRPr="007924DE">
        <w:rPr>
          <w:rFonts w:cstheme="minorHAnsi"/>
        </w:rPr>
        <w:t>suivant, l’ajout</w:t>
      </w:r>
      <w:r w:rsidRPr="007924DE">
        <w:rPr>
          <w:rFonts w:cstheme="minorHAnsi"/>
        </w:rPr>
        <w:t xml:space="preserve"> de la contrainte de la clef étrangère </w:t>
      </w:r>
      <w:r w:rsidR="00D651F6" w:rsidRPr="007924DE">
        <w:rPr>
          <w:rFonts w:cstheme="minorHAnsi"/>
        </w:rPr>
        <w:t>id_auteur</w:t>
      </w:r>
      <w:r w:rsidRPr="007924DE">
        <w:rPr>
          <w:rFonts w:cstheme="minorHAnsi"/>
        </w:rPr>
        <w:t xml:space="preserve"> qui fait référence à la colonne id de la table users.</w:t>
      </w:r>
    </w:p>
    <w:p w14:paraId="55273878" w14:textId="6964F549" w:rsidR="000A294B" w:rsidRDefault="000A294B" w:rsidP="000A294B">
      <w:r w:rsidRPr="000A294B">
        <w:rPr>
          <w:noProof/>
        </w:rPr>
        <w:drawing>
          <wp:inline distT="0" distB="0" distL="0" distR="0" wp14:anchorId="6122E56F" wp14:editId="29B31D38">
            <wp:extent cx="5972810" cy="902970"/>
            <wp:effectExtent l="0" t="0" r="8890" b="0"/>
            <wp:docPr id="900197094" name="Image 900197094"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7094" name="Image 1" descr="Une image contenant texte, capture d’écran, Police, Bleu électrique&#10;&#10;Description générée automatiquement"/>
                    <pic:cNvPicPr/>
                  </pic:nvPicPr>
                  <pic:blipFill>
                    <a:blip r:embed="rId28"/>
                    <a:stretch>
                      <a:fillRect/>
                    </a:stretch>
                  </pic:blipFill>
                  <pic:spPr>
                    <a:xfrm>
                      <a:off x="0" y="0"/>
                      <a:ext cx="5972810" cy="902970"/>
                    </a:xfrm>
                    <a:prstGeom prst="rect">
                      <a:avLst/>
                    </a:prstGeom>
                  </pic:spPr>
                </pic:pic>
              </a:graphicData>
            </a:graphic>
          </wp:inline>
        </w:drawing>
      </w:r>
    </w:p>
    <w:p w14:paraId="38402347" w14:textId="4E7C4A9F" w:rsidR="00617312" w:rsidRDefault="00617312" w:rsidP="00617312">
      <w:pPr>
        <w:pStyle w:val="Paragraphedeliste"/>
        <w:numPr>
          <w:ilvl w:val="0"/>
          <w:numId w:val="19"/>
        </w:numPr>
      </w:pPr>
      <w:r>
        <w:t>Ajout des colonnes nécessaire à la table users créé par Fortify.</w:t>
      </w:r>
    </w:p>
    <w:p w14:paraId="76D15BA2" w14:textId="5FEAF181" w:rsidR="00617312" w:rsidRDefault="00617312" w:rsidP="000A294B">
      <w:r w:rsidRPr="00617312">
        <w:rPr>
          <w:noProof/>
        </w:rPr>
        <w:drawing>
          <wp:inline distT="0" distB="0" distL="0" distR="0" wp14:anchorId="533FBAA7" wp14:editId="4EE87BDF">
            <wp:extent cx="3543795" cy="952633"/>
            <wp:effectExtent l="0" t="0" r="0" b="0"/>
            <wp:docPr id="1206571707" name="Image 1206571707"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71707" name="Image 1" descr="Une image contenant texte, Police, capture d’écran, Graphique&#10;&#10;Description générée automatiquement"/>
                    <pic:cNvPicPr/>
                  </pic:nvPicPr>
                  <pic:blipFill>
                    <a:blip r:embed="rId29"/>
                    <a:stretch>
                      <a:fillRect/>
                    </a:stretch>
                  </pic:blipFill>
                  <pic:spPr>
                    <a:xfrm>
                      <a:off x="0" y="0"/>
                      <a:ext cx="3543795" cy="952633"/>
                    </a:xfrm>
                    <a:prstGeom prst="rect">
                      <a:avLst/>
                    </a:prstGeom>
                  </pic:spPr>
                </pic:pic>
              </a:graphicData>
            </a:graphic>
          </wp:inline>
        </w:drawing>
      </w:r>
    </w:p>
    <w:p w14:paraId="3DD31E5B" w14:textId="68F47721" w:rsidR="00617312" w:rsidRDefault="00617312" w:rsidP="000A294B"/>
    <w:p w14:paraId="22560F8B" w14:textId="727A01C2" w:rsidR="009D5357" w:rsidRDefault="009D5357" w:rsidP="000A294B">
      <w:pPr>
        <w:pStyle w:val="Titre2"/>
        <w:rPr>
          <w:lang w:val="fr"/>
        </w:rPr>
      </w:pPr>
      <w:bookmarkStart w:id="32" w:name="_Toc138326059"/>
      <w:r w:rsidRPr="009D5357">
        <w:rPr>
          <w:lang w:val="fr"/>
        </w:rPr>
        <w:t>Partie front-end</w:t>
      </w:r>
      <w:bookmarkEnd w:id="32"/>
    </w:p>
    <w:p w14:paraId="1423924B" w14:textId="77777777" w:rsidR="001F347D" w:rsidRPr="001F347D" w:rsidRDefault="001F347D" w:rsidP="001F347D">
      <w:pPr>
        <w:rPr>
          <w:lang w:val="fr"/>
        </w:rPr>
      </w:pPr>
    </w:p>
    <w:p w14:paraId="5717A3BB" w14:textId="0EF532EC" w:rsidR="00D14AE1" w:rsidRPr="007924DE" w:rsidRDefault="00D14AE1" w:rsidP="00052611">
      <w:pPr>
        <w:pStyle w:val="Titre3"/>
        <w:rPr>
          <w:rFonts w:asciiTheme="minorHAnsi" w:hAnsiTheme="minorHAnsi" w:cstheme="minorHAnsi"/>
          <w:lang w:val="fr"/>
        </w:rPr>
      </w:pPr>
      <w:bookmarkStart w:id="33" w:name="_Toc138326060"/>
      <w:r w:rsidRPr="007924DE">
        <w:rPr>
          <w:rFonts w:asciiTheme="minorHAnsi" w:hAnsiTheme="minorHAnsi" w:cstheme="minorHAnsi"/>
          <w:lang w:val="fr"/>
        </w:rPr>
        <w:lastRenderedPageBreak/>
        <w:t>Le maquettage</w:t>
      </w:r>
      <w:bookmarkEnd w:id="33"/>
    </w:p>
    <w:p w14:paraId="1DA41400" w14:textId="1FD9B1CC" w:rsidR="0033101C" w:rsidRDefault="00D54309" w:rsidP="00D54309">
      <w:pPr>
        <w:rPr>
          <w:rFonts w:cstheme="minorHAnsi"/>
          <w:lang w:val="fr"/>
        </w:rPr>
      </w:pPr>
      <w:r w:rsidRPr="007924DE">
        <w:rPr>
          <w:rFonts w:cstheme="minorHAnsi"/>
          <w:lang w:val="fr"/>
        </w:rPr>
        <w:t>J’ai effectué le maquettage des différentes pages après en avoir établie la liste</w:t>
      </w:r>
      <w:r w:rsidR="00D651F6" w:rsidRPr="007924DE">
        <w:rPr>
          <w:rFonts w:cstheme="minorHAnsi"/>
          <w:lang w:val="fr"/>
        </w:rPr>
        <w:t xml:space="preserve"> selon les demandes </w:t>
      </w:r>
      <w:r w:rsidR="007924DE" w:rsidRPr="007924DE">
        <w:rPr>
          <w:rFonts w:cstheme="minorHAnsi"/>
          <w:lang w:val="fr"/>
        </w:rPr>
        <w:t>nécessaires</w:t>
      </w:r>
      <w:r w:rsidR="00D651F6" w:rsidRPr="007924DE">
        <w:rPr>
          <w:rFonts w:cstheme="minorHAnsi"/>
          <w:lang w:val="fr"/>
        </w:rPr>
        <w:t xml:space="preserve"> à l’application attendue p</w:t>
      </w:r>
      <w:r w:rsidR="001D52CD" w:rsidRPr="007924DE">
        <w:rPr>
          <w:rFonts w:cstheme="minorHAnsi"/>
          <w:lang w:val="fr"/>
        </w:rPr>
        <w:t>ar le cahier des charges</w:t>
      </w:r>
      <w:r w:rsidRPr="007924DE">
        <w:rPr>
          <w:rFonts w:cstheme="minorHAnsi"/>
          <w:lang w:val="fr"/>
        </w:rPr>
        <w:t xml:space="preserve">. J’ai effectué ce </w:t>
      </w:r>
      <w:r w:rsidR="00D651F6" w:rsidRPr="007924DE">
        <w:rPr>
          <w:rFonts w:cstheme="minorHAnsi"/>
          <w:lang w:val="fr"/>
        </w:rPr>
        <w:t>travail de</w:t>
      </w:r>
      <w:r w:rsidRPr="007924DE">
        <w:rPr>
          <w:rFonts w:cstheme="minorHAnsi"/>
          <w:lang w:val="fr"/>
        </w:rPr>
        <w:t xml:space="preserve"> structuration graphique et sémantique grâce au logiciel </w:t>
      </w:r>
      <w:r w:rsidR="001D52CD" w:rsidRPr="007924DE">
        <w:rPr>
          <w:rFonts w:cstheme="minorHAnsi"/>
          <w:lang w:val="fr"/>
        </w:rPr>
        <w:t>Canvas.</w:t>
      </w:r>
      <w:r w:rsidR="00995C43" w:rsidRPr="007924DE">
        <w:rPr>
          <w:rFonts w:cstheme="minorHAnsi"/>
          <w:lang w:val="fr"/>
        </w:rPr>
        <w:t xml:space="preserve"> </w:t>
      </w:r>
      <w:r w:rsidR="005267B6">
        <w:rPr>
          <w:rFonts w:cstheme="minorHAnsi"/>
          <w:lang w:val="fr"/>
        </w:rPr>
        <w:t>J’ai pris le parti de faire le maquettage en mobile first car cela me paraissait plus facile de passer de l’affichage mobile à celui du format desktop que l’inverse. D’autant plus que je tenais que l’application soit le plus possible responsive. Cela ne changeait pas l’organisation sémentique de mes pages</w:t>
      </w:r>
    </w:p>
    <w:p w14:paraId="33809ED0" w14:textId="0C682D3E" w:rsidR="005267B6" w:rsidRDefault="005267B6" w:rsidP="00D54309">
      <w:pPr>
        <w:rPr>
          <w:rFonts w:cstheme="minorHAnsi"/>
          <w:lang w:val="fr"/>
        </w:rPr>
      </w:pPr>
      <w:r w:rsidRPr="005267B6">
        <w:rPr>
          <w:rFonts w:cstheme="minorHAnsi"/>
          <w:noProof/>
          <w:lang w:val="fr"/>
        </w:rPr>
        <w:drawing>
          <wp:inline distT="0" distB="0" distL="0" distR="0" wp14:anchorId="139C6696" wp14:editId="721851C5">
            <wp:extent cx="1857634" cy="4029637"/>
            <wp:effectExtent l="0" t="0" r="9525" b="9525"/>
            <wp:docPr id="818896688" name="Image 818896688"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6688" name="Image 1" descr="Une image contenant texte, capture d’écran, logiciel, Système d’exploitation&#10;&#10;Description générée automatiquement"/>
                    <pic:cNvPicPr/>
                  </pic:nvPicPr>
                  <pic:blipFill>
                    <a:blip r:embed="rId30"/>
                    <a:stretch>
                      <a:fillRect/>
                    </a:stretch>
                  </pic:blipFill>
                  <pic:spPr>
                    <a:xfrm>
                      <a:off x="0" y="0"/>
                      <a:ext cx="1857634" cy="4029637"/>
                    </a:xfrm>
                    <a:prstGeom prst="rect">
                      <a:avLst/>
                    </a:prstGeom>
                  </pic:spPr>
                </pic:pic>
              </a:graphicData>
            </a:graphic>
          </wp:inline>
        </w:drawing>
      </w:r>
    </w:p>
    <w:p w14:paraId="62A9D552" w14:textId="77777777" w:rsidR="001F347D" w:rsidRPr="007924DE" w:rsidRDefault="001F347D" w:rsidP="00D54309">
      <w:pPr>
        <w:rPr>
          <w:rFonts w:cstheme="minorHAnsi"/>
          <w:lang w:val="fr"/>
        </w:rPr>
      </w:pPr>
    </w:p>
    <w:p w14:paraId="645E1945" w14:textId="77777777" w:rsidR="001F347D" w:rsidRDefault="001F347D">
      <w:pPr>
        <w:rPr>
          <w:rFonts w:eastAsiaTheme="majorEastAsia" w:cstheme="minorHAnsi"/>
          <w:color w:val="1F3763" w:themeColor="accent1" w:themeShade="7F"/>
          <w:sz w:val="24"/>
          <w:szCs w:val="24"/>
        </w:rPr>
      </w:pPr>
      <w:r>
        <w:rPr>
          <w:rFonts w:cstheme="minorHAnsi"/>
        </w:rPr>
        <w:br w:type="page"/>
      </w:r>
    </w:p>
    <w:p w14:paraId="591A4A09" w14:textId="3D6EF29C" w:rsidR="00735F9D" w:rsidRPr="007924DE" w:rsidRDefault="00735F9D" w:rsidP="00052611">
      <w:pPr>
        <w:pStyle w:val="Titre3"/>
        <w:rPr>
          <w:rFonts w:asciiTheme="minorHAnsi" w:hAnsiTheme="minorHAnsi" w:cstheme="minorHAnsi"/>
        </w:rPr>
      </w:pPr>
      <w:bookmarkStart w:id="34" w:name="_Toc138326061"/>
      <w:r w:rsidRPr="007924DE">
        <w:rPr>
          <w:rFonts w:asciiTheme="minorHAnsi" w:hAnsiTheme="minorHAnsi" w:cstheme="minorHAnsi"/>
        </w:rPr>
        <w:lastRenderedPageBreak/>
        <w:t>Balisage des pages</w:t>
      </w:r>
      <w:bookmarkEnd w:id="34"/>
      <w:r w:rsidR="00C26D1F" w:rsidRPr="007924DE">
        <w:rPr>
          <w:rFonts w:asciiTheme="minorHAnsi" w:hAnsiTheme="minorHAnsi" w:cstheme="minorHAnsi"/>
        </w:rPr>
        <w:t xml:space="preserve"> </w:t>
      </w:r>
    </w:p>
    <w:p w14:paraId="360E747D" w14:textId="458917F6" w:rsidR="00735F9D" w:rsidRPr="007924DE" w:rsidRDefault="00C26D1F" w:rsidP="00735F9D">
      <w:pPr>
        <w:rPr>
          <w:rFonts w:cstheme="minorHAnsi"/>
          <w:lang w:val="fr"/>
        </w:rPr>
      </w:pPr>
      <w:r w:rsidRPr="007924DE">
        <w:rPr>
          <w:rFonts w:cstheme="minorHAnsi"/>
          <w:lang w:val="fr"/>
        </w:rPr>
        <w:t xml:space="preserve">J’ai effectué le balisage en HTML5 en me </w:t>
      </w:r>
      <w:r w:rsidR="00D54309" w:rsidRPr="007924DE">
        <w:rPr>
          <w:rFonts w:cstheme="minorHAnsi"/>
          <w:lang w:val="fr"/>
        </w:rPr>
        <w:t>référant</w:t>
      </w:r>
      <w:r w:rsidRPr="007924DE">
        <w:rPr>
          <w:rFonts w:cstheme="minorHAnsi"/>
          <w:lang w:val="fr"/>
        </w:rPr>
        <w:t xml:space="preserve"> </w:t>
      </w:r>
      <w:r w:rsidR="000042BC" w:rsidRPr="007924DE">
        <w:rPr>
          <w:rFonts w:cstheme="minorHAnsi"/>
          <w:lang w:val="fr"/>
        </w:rPr>
        <w:t>aux maquettes effectuées</w:t>
      </w:r>
      <w:r w:rsidRPr="007924DE">
        <w:rPr>
          <w:rFonts w:cstheme="minorHAnsi"/>
          <w:lang w:val="fr"/>
        </w:rPr>
        <w:t xml:space="preserve"> précédemment et </w:t>
      </w:r>
      <w:r w:rsidR="00DA3E99">
        <w:rPr>
          <w:rFonts w:cstheme="minorHAnsi"/>
          <w:lang w:val="fr"/>
        </w:rPr>
        <w:t xml:space="preserve">les différents éléments écrit en html seront placés pour beaucoup dans des composants blade.php qui seront inclus dans des templates où extension de Template. </w:t>
      </w:r>
      <w:r w:rsidR="00083558" w:rsidRPr="007924DE">
        <w:rPr>
          <w:rFonts w:cstheme="minorHAnsi"/>
          <w:lang w:val="fr"/>
        </w:rPr>
        <w:t>J’ai</w:t>
      </w:r>
      <w:r w:rsidR="00D54309" w:rsidRPr="007924DE">
        <w:rPr>
          <w:rFonts w:cstheme="minorHAnsi"/>
          <w:lang w:val="fr"/>
        </w:rPr>
        <w:t xml:space="preserve"> inclus ses composants par la suite </w:t>
      </w:r>
      <w:r w:rsidR="00DA3E99">
        <w:rPr>
          <w:rFonts w:cstheme="minorHAnsi"/>
          <w:lang w:val="fr"/>
        </w:rPr>
        <w:t>selon l’utilisation des pages.</w:t>
      </w:r>
    </w:p>
    <w:p w14:paraId="3B002586" w14:textId="27BEF9C0" w:rsidR="00430B86" w:rsidRPr="007924DE" w:rsidRDefault="00083558" w:rsidP="00C26D1F">
      <w:pPr>
        <w:pStyle w:val="Paragraphedeliste"/>
        <w:autoSpaceDE w:val="0"/>
        <w:autoSpaceDN w:val="0"/>
        <w:adjustRightInd w:val="0"/>
        <w:spacing w:after="200" w:line="276" w:lineRule="auto"/>
        <w:ind w:left="1080"/>
        <w:rPr>
          <w:rFonts w:cstheme="minorHAnsi"/>
          <w:kern w:val="0"/>
          <w:lang w:val="fr"/>
        </w:rPr>
      </w:pPr>
      <w:r w:rsidRPr="007924DE">
        <w:rPr>
          <w:rFonts w:cstheme="minorHAnsi"/>
          <w:kern w:val="0"/>
          <w:lang w:val="fr"/>
        </w:rPr>
        <w:t>Ici le détail du composant blade du tableau affichant</w:t>
      </w:r>
      <w:r w:rsidR="00DA3E99">
        <w:rPr>
          <w:rFonts w:cstheme="minorHAnsi"/>
          <w:kern w:val="0"/>
          <w:lang w:val="fr"/>
        </w:rPr>
        <w:t xml:space="preserve"> tous </w:t>
      </w:r>
      <w:r w:rsidR="00DA3E99" w:rsidRPr="007924DE">
        <w:rPr>
          <w:rFonts w:cstheme="minorHAnsi"/>
          <w:kern w:val="0"/>
          <w:lang w:val="fr"/>
        </w:rPr>
        <w:t>les</w:t>
      </w:r>
      <w:r w:rsidRPr="007924DE">
        <w:rPr>
          <w:rFonts w:cstheme="minorHAnsi"/>
          <w:kern w:val="0"/>
          <w:lang w:val="fr"/>
        </w:rPr>
        <w:t xml:space="preserve"> tickets</w:t>
      </w:r>
      <w:r w:rsidR="00DA3E99">
        <w:rPr>
          <w:rFonts w:cstheme="minorHAnsi"/>
          <w:kern w:val="0"/>
          <w:lang w:val="fr"/>
        </w:rPr>
        <w:t xml:space="preserve"> de l’utilisateur</w:t>
      </w:r>
      <w:r w:rsidR="00DA3E99" w:rsidRPr="007924DE">
        <w:rPr>
          <w:rFonts w:cstheme="minorHAnsi"/>
          <w:kern w:val="0"/>
          <w:lang w:val="fr"/>
        </w:rPr>
        <w:t xml:space="preserve"> :</w:t>
      </w:r>
    </w:p>
    <w:p w14:paraId="574C6F79" w14:textId="3134EB13" w:rsidR="000042BC" w:rsidRDefault="000042BC" w:rsidP="00C26D1F">
      <w:pPr>
        <w:pStyle w:val="Paragraphedeliste"/>
        <w:autoSpaceDE w:val="0"/>
        <w:autoSpaceDN w:val="0"/>
        <w:adjustRightInd w:val="0"/>
        <w:spacing w:after="200" w:line="276" w:lineRule="auto"/>
        <w:ind w:left="1080"/>
        <w:rPr>
          <w:rFonts w:cstheme="minorHAnsi"/>
          <w:kern w:val="0"/>
          <w:lang w:val="fr"/>
        </w:rPr>
      </w:pPr>
      <w:r w:rsidRPr="007924DE">
        <w:rPr>
          <w:rFonts w:cstheme="minorHAnsi"/>
          <w:kern w:val="0"/>
          <w:lang w:val="fr"/>
        </w:rPr>
        <w:t>Le thead contient une ligne dans laquelle apparaissent les titres des colonnes. Dans le tbody on peut voir l’instruction @forelse qui est l’équivalent</w:t>
      </w:r>
      <w:r w:rsidR="00D4012D" w:rsidRPr="007924DE">
        <w:rPr>
          <w:rFonts w:cstheme="minorHAnsi"/>
          <w:kern w:val="0"/>
          <w:lang w:val="fr"/>
        </w:rPr>
        <w:t xml:space="preserve"> du en blade de la boucle foreach de </w:t>
      </w:r>
      <w:r w:rsidR="00DA3E99" w:rsidRPr="007924DE">
        <w:rPr>
          <w:rFonts w:cstheme="minorHAnsi"/>
          <w:kern w:val="0"/>
          <w:lang w:val="fr"/>
        </w:rPr>
        <w:t>PHP. Dans</w:t>
      </w:r>
      <w:r w:rsidR="00D4012D" w:rsidRPr="007924DE">
        <w:rPr>
          <w:rFonts w:cstheme="minorHAnsi"/>
          <w:kern w:val="0"/>
          <w:lang w:val="fr"/>
        </w:rPr>
        <w:t xml:space="preserve"> cet exemple la variable $tickets(tous les tickets ressortis de la requête SQL menée par le modèle en base de donnée</w:t>
      </w:r>
      <w:r w:rsidR="00DA3E99">
        <w:rPr>
          <w:rFonts w:cstheme="minorHAnsi"/>
          <w:kern w:val="0"/>
          <w:lang w:val="fr"/>
        </w:rPr>
        <w:t>s</w:t>
      </w:r>
      <w:r w:rsidR="00D4012D" w:rsidRPr="007924DE">
        <w:rPr>
          <w:rFonts w:cstheme="minorHAnsi"/>
          <w:kern w:val="0"/>
          <w:lang w:val="fr"/>
        </w:rPr>
        <w:t>)</w:t>
      </w:r>
      <w:r w:rsidR="00DA3E99">
        <w:rPr>
          <w:rFonts w:cstheme="minorHAnsi"/>
          <w:kern w:val="0"/>
          <w:lang w:val="fr"/>
        </w:rPr>
        <w:t xml:space="preserve"> et </w:t>
      </w:r>
      <w:r w:rsidR="00D4012D" w:rsidRPr="007924DE">
        <w:rPr>
          <w:rFonts w:cstheme="minorHAnsi"/>
          <w:kern w:val="0"/>
          <w:lang w:val="fr"/>
        </w:rPr>
        <w:t>passée à la vue</w:t>
      </w:r>
      <w:r w:rsidR="00DA3E99">
        <w:rPr>
          <w:rFonts w:cstheme="minorHAnsi"/>
          <w:kern w:val="0"/>
          <w:lang w:val="fr"/>
        </w:rPr>
        <w:t xml:space="preserve"> par le contrôleur avec</w:t>
      </w:r>
      <w:r w:rsidR="00D4012D" w:rsidRPr="007924DE">
        <w:rPr>
          <w:rFonts w:cstheme="minorHAnsi"/>
          <w:kern w:val="0"/>
          <w:lang w:val="fr"/>
        </w:rPr>
        <w:t xml:space="preserve"> la </w:t>
      </w:r>
      <w:r w:rsidR="007924DE" w:rsidRPr="007924DE">
        <w:rPr>
          <w:rFonts w:cstheme="minorHAnsi"/>
          <w:kern w:val="0"/>
          <w:lang w:val="fr"/>
        </w:rPr>
        <w:t>fonction</w:t>
      </w:r>
      <w:r w:rsidR="00D4012D" w:rsidRPr="007924DE">
        <w:rPr>
          <w:rFonts w:cstheme="minorHAnsi"/>
          <w:kern w:val="0"/>
          <w:lang w:val="fr"/>
        </w:rPr>
        <w:t xml:space="preserve"> view() </w:t>
      </w:r>
      <w:r w:rsidR="007924DE" w:rsidRPr="007924DE">
        <w:rPr>
          <w:rFonts w:cstheme="minorHAnsi"/>
          <w:kern w:val="0"/>
          <w:lang w:val="fr"/>
        </w:rPr>
        <w:t xml:space="preserve"> Cette</w:t>
      </w:r>
      <w:r w:rsidR="00D4012D" w:rsidRPr="007924DE">
        <w:rPr>
          <w:rFonts w:cstheme="minorHAnsi"/>
          <w:kern w:val="0"/>
          <w:lang w:val="fr"/>
        </w:rPr>
        <w:t xml:space="preserve"> variable $tickets est décomposée en variable $ticket (correspondant à chacun des éléments de $tickets)chaque élément s</w:t>
      </w:r>
      <w:r w:rsidR="00B04DC8" w:rsidRPr="007924DE">
        <w:rPr>
          <w:rFonts w:cstheme="minorHAnsi"/>
          <w:kern w:val="0"/>
          <w:lang w:val="fr"/>
        </w:rPr>
        <w:t>e</w:t>
      </w:r>
      <w:r w:rsidR="00D4012D" w:rsidRPr="007924DE">
        <w:rPr>
          <w:rFonts w:cstheme="minorHAnsi"/>
          <w:kern w:val="0"/>
          <w:lang w:val="fr"/>
        </w:rPr>
        <w:t>ra affiché sur une ligne du tableau et chacun de ses att</w:t>
      </w:r>
      <w:r w:rsidR="00B04DC8" w:rsidRPr="007924DE">
        <w:rPr>
          <w:rFonts w:cstheme="minorHAnsi"/>
          <w:kern w:val="0"/>
          <w:lang w:val="fr"/>
        </w:rPr>
        <w:t>ributs dans une colonne dédié.</w:t>
      </w:r>
    </w:p>
    <w:p w14:paraId="7AFD527D" w14:textId="77777777" w:rsidR="004E7962" w:rsidRPr="007924DE" w:rsidRDefault="004E7962" w:rsidP="00C26D1F">
      <w:pPr>
        <w:pStyle w:val="Paragraphedeliste"/>
        <w:autoSpaceDE w:val="0"/>
        <w:autoSpaceDN w:val="0"/>
        <w:adjustRightInd w:val="0"/>
        <w:spacing w:after="200" w:line="276" w:lineRule="auto"/>
        <w:ind w:left="1080"/>
        <w:rPr>
          <w:rFonts w:cstheme="minorHAnsi"/>
          <w:kern w:val="0"/>
          <w:lang w:val="fr"/>
        </w:rPr>
      </w:pPr>
    </w:p>
    <w:p w14:paraId="775DF895" w14:textId="75208DF8" w:rsidR="00083558" w:rsidRDefault="001F347D" w:rsidP="00C26D1F">
      <w:pPr>
        <w:pStyle w:val="Paragraphedeliste"/>
        <w:autoSpaceDE w:val="0"/>
        <w:autoSpaceDN w:val="0"/>
        <w:adjustRightInd w:val="0"/>
        <w:spacing w:after="200" w:line="276" w:lineRule="auto"/>
        <w:ind w:left="1080"/>
        <w:rPr>
          <w:rFonts w:ascii="Calibri" w:hAnsi="Calibri" w:cs="Calibri"/>
          <w:kern w:val="0"/>
          <w:lang w:val="fr"/>
        </w:rPr>
      </w:pPr>
      <w:r w:rsidRPr="001F347D">
        <w:rPr>
          <w:rFonts w:ascii="Calibri" w:hAnsi="Calibri" w:cs="Calibri"/>
          <w:noProof/>
          <w:kern w:val="0"/>
          <w:lang w:val="fr"/>
        </w:rPr>
        <w:drawing>
          <wp:inline distT="0" distB="0" distL="0" distR="0" wp14:anchorId="7CF34F23" wp14:editId="00F28824">
            <wp:extent cx="5922818" cy="3257550"/>
            <wp:effectExtent l="0" t="0" r="1905" b="0"/>
            <wp:docPr id="2072255582" name="Image 207225558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55582" name="Image 1" descr="Une image contenant texte, capture d’écran, logiciel&#10;&#10;Description générée automatiquement"/>
                    <pic:cNvPicPr/>
                  </pic:nvPicPr>
                  <pic:blipFill>
                    <a:blip r:embed="rId31"/>
                    <a:stretch>
                      <a:fillRect/>
                    </a:stretch>
                  </pic:blipFill>
                  <pic:spPr>
                    <a:xfrm>
                      <a:off x="0" y="0"/>
                      <a:ext cx="5928359" cy="3260598"/>
                    </a:xfrm>
                    <a:prstGeom prst="rect">
                      <a:avLst/>
                    </a:prstGeom>
                  </pic:spPr>
                </pic:pic>
              </a:graphicData>
            </a:graphic>
          </wp:inline>
        </w:drawing>
      </w:r>
    </w:p>
    <w:p w14:paraId="46DCC9EB" w14:textId="6A59286F" w:rsidR="00446C23" w:rsidRPr="007924DE" w:rsidRDefault="00B04DC8" w:rsidP="00446C23">
      <w:pPr>
        <w:pStyle w:val="Titre3"/>
        <w:rPr>
          <w:rFonts w:asciiTheme="minorHAnsi" w:hAnsiTheme="minorHAnsi" w:cstheme="minorHAnsi"/>
        </w:rPr>
      </w:pPr>
      <w:r w:rsidRPr="001F347D">
        <w:rPr>
          <w:lang w:val="fr"/>
        </w:rPr>
        <w:br w:type="page"/>
      </w:r>
      <w:bookmarkStart w:id="35" w:name="_Toc138326062"/>
      <w:r w:rsidR="00446C23" w:rsidRPr="007924DE">
        <w:rPr>
          <w:rFonts w:asciiTheme="minorHAnsi" w:hAnsiTheme="minorHAnsi" w:cstheme="minorHAnsi"/>
        </w:rPr>
        <w:lastRenderedPageBreak/>
        <w:t>Le langage de Template blade</w:t>
      </w:r>
      <w:bookmarkEnd w:id="35"/>
    </w:p>
    <w:p w14:paraId="1F3B0B6C" w14:textId="77777777" w:rsidR="00446C23" w:rsidRPr="007924DE" w:rsidRDefault="00446C23" w:rsidP="00446C23">
      <w:pPr>
        <w:rPr>
          <w:rFonts w:cstheme="minorHAnsi"/>
          <w:lang w:val="fr"/>
        </w:rPr>
      </w:pPr>
      <w:r w:rsidRPr="007924DE">
        <w:rPr>
          <w:rFonts w:cstheme="minorHAnsi"/>
          <w:lang w:val="fr"/>
        </w:rPr>
        <w:t>Avec l’apprentissage du langage de Template blade et la compréhension de son fonctionnement je me suis rendu compte que mon design de nécessiterait l’extension de deux templates (home et sign), respectivement celui de la page d’accueil et celui inhérent aux pages de connexion (sgnin et signup.</w:t>
      </w:r>
    </w:p>
    <w:p w14:paraId="3731F9EA" w14:textId="77777777" w:rsidR="00446C23" w:rsidRPr="007924DE" w:rsidRDefault="00446C23" w:rsidP="00446C23">
      <w:pPr>
        <w:rPr>
          <w:rFonts w:cstheme="minorHAnsi"/>
          <w:lang w:val="fr"/>
        </w:rPr>
      </w:pPr>
      <w:r w:rsidRPr="007924DE">
        <w:rPr>
          <w:rFonts w:cstheme="minorHAnsi"/>
          <w:lang w:val="fr"/>
        </w:rPr>
        <w:t>. Chacun comprenant un yield(‘content’) correspondant à la zone de la page qui s’adaptera au contenu souhaité.</w:t>
      </w:r>
    </w:p>
    <w:p w14:paraId="134D4B05" w14:textId="77777777" w:rsidR="00446C23" w:rsidRPr="007924DE" w:rsidRDefault="00446C23" w:rsidP="00446C23">
      <w:pPr>
        <w:rPr>
          <w:rFonts w:cstheme="minorHAnsi"/>
          <w:lang w:val="fr"/>
        </w:rPr>
      </w:pPr>
    </w:p>
    <w:p w14:paraId="1743BD76" w14:textId="77777777" w:rsidR="00446C23" w:rsidRPr="007924DE" w:rsidRDefault="00446C23" w:rsidP="00446C23">
      <w:pPr>
        <w:rPr>
          <w:rFonts w:cstheme="minorHAnsi"/>
          <w:lang w:val="fr"/>
        </w:rPr>
      </w:pPr>
      <w:r w:rsidRPr="007924DE">
        <w:rPr>
          <w:rFonts w:cstheme="minorHAnsi"/>
          <w:lang w:val="fr"/>
        </w:rPr>
        <w:t>Le langage blade est un langage de Template conçu pour être utilisé avec le Framework PHP Laravel que j’utilise pour cette application. Il permet de créer des vues en HTML. Il permet aussi de définir des sections interchangeables ainsi que la possibilité de définir des composants réutilisables. Il est aussi possible avec blade de définir des conditions et des boucles</w:t>
      </w:r>
    </w:p>
    <w:p w14:paraId="1CC805A7" w14:textId="77777777" w:rsidR="00446C23" w:rsidRPr="007924DE" w:rsidRDefault="00446C23" w:rsidP="00446C23">
      <w:pPr>
        <w:rPr>
          <w:rFonts w:cstheme="minorHAnsi"/>
          <w:lang w:val="fr"/>
        </w:rPr>
      </w:pPr>
      <w:r w:rsidRPr="007924DE">
        <w:rPr>
          <w:rFonts w:cstheme="minorHAnsi"/>
          <w:lang w:val="fr"/>
        </w:rPr>
        <w:t xml:space="preserve">Ci-dessous un exemple dans lequel le tempate </w:t>
      </w:r>
      <w:hyperlink r:id="rId32" w:history="1">
        <w:r w:rsidRPr="007924DE">
          <w:rPr>
            <w:rStyle w:val="Lienhypertexte"/>
            <w:rFonts w:cstheme="minorHAnsi"/>
            <w:lang w:val="fr"/>
          </w:rPr>
          <w:t>home.blade.php</w:t>
        </w:r>
      </w:hyperlink>
      <w:r w:rsidRPr="007924DE">
        <w:rPr>
          <w:rFonts w:cstheme="minorHAnsi"/>
          <w:lang w:val="fr"/>
        </w:rPr>
        <w:t xml:space="preserve"> est étendu. La section interchangeable de ce Template est dans cet exemple remplie avec un premier élément (detail_table) et un deuxième sous condition que l’utilisateur qui consulte la page est un rôle d’administrateur, auquel cas lui et le troisième composants (maj_sttatus et msg_display) seront affichés dans la vue.</w:t>
      </w:r>
    </w:p>
    <w:p w14:paraId="408D8A78" w14:textId="77777777" w:rsidR="00446C23" w:rsidRPr="00D54309" w:rsidRDefault="00446C23" w:rsidP="00446C23">
      <w:pPr>
        <w:rPr>
          <w:lang w:val="fr"/>
        </w:rPr>
      </w:pPr>
      <w:r w:rsidRPr="0033101C">
        <w:rPr>
          <w:noProof/>
          <w:lang w:val="fr"/>
        </w:rPr>
        <w:drawing>
          <wp:inline distT="0" distB="0" distL="0" distR="0" wp14:anchorId="7B76097F" wp14:editId="7A573895">
            <wp:extent cx="5972810" cy="2150110"/>
            <wp:effectExtent l="0" t="0" r="8890" b="2540"/>
            <wp:docPr id="1422742020" name="Image 1422742020"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2020" name="Image 1" descr="Une image contenant texte, capture d’écran, Police, logiciel&#10;&#10;Description générée automatiquement"/>
                    <pic:cNvPicPr/>
                  </pic:nvPicPr>
                  <pic:blipFill>
                    <a:blip r:embed="rId33"/>
                    <a:stretch>
                      <a:fillRect/>
                    </a:stretch>
                  </pic:blipFill>
                  <pic:spPr>
                    <a:xfrm>
                      <a:off x="0" y="0"/>
                      <a:ext cx="5972810" cy="2150110"/>
                    </a:xfrm>
                    <a:prstGeom prst="rect">
                      <a:avLst/>
                    </a:prstGeom>
                  </pic:spPr>
                </pic:pic>
              </a:graphicData>
            </a:graphic>
          </wp:inline>
        </w:drawing>
      </w:r>
    </w:p>
    <w:p w14:paraId="1105FD48" w14:textId="77777777" w:rsidR="00446C23" w:rsidRDefault="00446C23" w:rsidP="00446C23">
      <w:pPr>
        <w:rPr>
          <w:rFonts w:asciiTheme="majorHAnsi" w:eastAsiaTheme="majorEastAsia" w:hAnsiTheme="majorHAnsi" w:cstheme="majorBidi"/>
          <w:color w:val="1F3763" w:themeColor="accent1" w:themeShade="7F"/>
          <w:sz w:val="24"/>
          <w:szCs w:val="24"/>
          <w:lang w:val="fr"/>
        </w:rPr>
      </w:pPr>
      <w:r>
        <w:rPr>
          <w:lang w:val="fr"/>
        </w:rPr>
        <w:br w:type="page"/>
      </w:r>
    </w:p>
    <w:p w14:paraId="5B1307E4" w14:textId="2DD264E9" w:rsidR="00B04DC8" w:rsidRDefault="00B04DC8">
      <w:pPr>
        <w:rPr>
          <w:rFonts w:asciiTheme="majorHAnsi" w:eastAsiaTheme="majorEastAsia" w:hAnsiTheme="majorHAnsi" w:cstheme="majorBidi"/>
          <w:color w:val="1F3763" w:themeColor="accent1" w:themeShade="7F"/>
          <w:sz w:val="24"/>
          <w:szCs w:val="24"/>
          <w:lang w:val="fr"/>
        </w:rPr>
      </w:pPr>
    </w:p>
    <w:p w14:paraId="434B38FA" w14:textId="2183DF1C" w:rsidR="00430B86" w:rsidRPr="007924DE" w:rsidRDefault="00430B86" w:rsidP="000306AB">
      <w:pPr>
        <w:pStyle w:val="Titre3"/>
        <w:rPr>
          <w:rFonts w:asciiTheme="minorHAnsi" w:hAnsiTheme="minorHAnsi" w:cstheme="minorHAnsi"/>
          <w:lang w:val="fr"/>
        </w:rPr>
      </w:pPr>
      <w:bookmarkStart w:id="36" w:name="_Toc138326063"/>
      <w:r w:rsidRPr="007924DE">
        <w:rPr>
          <w:rFonts w:asciiTheme="minorHAnsi" w:hAnsiTheme="minorHAnsi" w:cstheme="minorHAnsi"/>
          <w:lang w:val="fr"/>
        </w:rPr>
        <w:t>Le style</w:t>
      </w:r>
      <w:bookmarkEnd w:id="36"/>
    </w:p>
    <w:p w14:paraId="40F12C5A" w14:textId="125C7A3A" w:rsidR="00D14AE1" w:rsidRPr="007924DE" w:rsidRDefault="00083558" w:rsidP="00C26D1F">
      <w:pPr>
        <w:pStyle w:val="Paragraphedeliste"/>
        <w:autoSpaceDE w:val="0"/>
        <w:autoSpaceDN w:val="0"/>
        <w:adjustRightInd w:val="0"/>
        <w:spacing w:after="200" w:line="276" w:lineRule="auto"/>
        <w:ind w:left="1080"/>
        <w:rPr>
          <w:rFonts w:cstheme="minorHAnsi"/>
          <w:kern w:val="0"/>
          <w:lang w:val="fr"/>
        </w:rPr>
      </w:pPr>
      <w:r w:rsidRPr="007924DE">
        <w:rPr>
          <w:rFonts w:cstheme="minorHAnsi"/>
          <w:kern w:val="0"/>
          <w:lang w:val="fr"/>
        </w:rPr>
        <w:t>J’ai écri</w:t>
      </w:r>
      <w:r w:rsidR="00B04DC8" w:rsidRPr="007924DE">
        <w:rPr>
          <w:rFonts w:cstheme="minorHAnsi"/>
          <w:kern w:val="0"/>
          <w:lang w:val="fr"/>
        </w:rPr>
        <w:t>t</w:t>
      </w:r>
      <w:r w:rsidRPr="007924DE">
        <w:rPr>
          <w:rFonts w:cstheme="minorHAnsi"/>
          <w:kern w:val="0"/>
          <w:lang w:val="fr"/>
        </w:rPr>
        <w:t xml:space="preserve"> l</w:t>
      </w:r>
      <w:r w:rsidR="00DD5B05" w:rsidRPr="007924DE">
        <w:rPr>
          <w:rFonts w:cstheme="minorHAnsi"/>
          <w:kern w:val="0"/>
          <w:lang w:val="fr"/>
        </w:rPr>
        <w:t>a stylisation de mes pages en deux temps.</w:t>
      </w:r>
      <w:r w:rsidR="00D14AE1" w:rsidRPr="007924DE">
        <w:rPr>
          <w:rFonts w:cstheme="minorHAnsi"/>
          <w:kern w:val="0"/>
          <w:lang w:val="fr"/>
        </w:rPr>
        <w:br/>
      </w:r>
      <w:r w:rsidR="00DD5B05" w:rsidRPr="007924DE">
        <w:rPr>
          <w:rFonts w:cstheme="minorHAnsi"/>
          <w:kern w:val="0"/>
          <w:lang w:val="fr"/>
        </w:rPr>
        <w:t xml:space="preserve">En effet </w:t>
      </w:r>
      <w:r w:rsidR="00C26D1F" w:rsidRPr="007924DE">
        <w:rPr>
          <w:rFonts w:cstheme="minorHAnsi"/>
          <w:kern w:val="0"/>
          <w:lang w:val="fr"/>
        </w:rPr>
        <w:t>ayant</w:t>
      </w:r>
      <w:r w:rsidRPr="007924DE">
        <w:rPr>
          <w:rFonts w:cstheme="minorHAnsi"/>
          <w:kern w:val="0"/>
          <w:lang w:val="fr"/>
        </w:rPr>
        <w:t xml:space="preserve"> déjà</w:t>
      </w:r>
      <w:r w:rsidR="00C26D1F" w:rsidRPr="007924DE">
        <w:rPr>
          <w:rFonts w:cstheme="minorHAnsi"/>
          <w:kern w:val="0"/>
          <w:lang w:val="fr"/>
        </w:rPr>
        <w:t xml:space="preserve"> effectué l’écriture du </w:t>
      </w:r>
      <w:r w:rsidR="00052611" w:rsidRPr="007924DE">
        <w:rPr>
          <w:rFonts w:cstheme="minorHAnsi"/>
          <w:kern w:val="0"/>
          <w:lang w:val="fr"/>
        </w:rPr>
        <w:t>style pages</w:t>
      </w:r>
      <w:r w:rsidR="00D14AE1" w:rsidRPr="007924DE">
        <w:rPr>
          <w:rFonts w:cstheme="minorHAnsi"/>
          <w:kern w:val="0"/>
          <w:lang w:val="fr"/>
        </w:rPr>
        <w:t xml:space="preserve"> par pages avec un </w:t>
      </w:r>
      <w:r w:rsidR="00052611" w:rsidRPr="007924DE">
        <w:rPr>
          <w:rFonts w:cstheme="minorHAnsi"/>
          <w:kern w:val="0"/>
          <w:lang w:val="fr"/>
        </w:rPr>
        <w:t>css</w:t>
      </w:r>
      <w:r w:rsidR="00D14AE1" w:rsidRPr="007924DE">
        <w:rPr>
          <w:rFonts w:cstheme="minorHAnsi"/>
          <w:kern w:val="0"/>
          <w:lang w:val="fr"/>
        </w:rPr>
        <w:t xml:space="preserve"> </w:t>
      </w:r>
      <w:r w:rsidR="00FC0623" w:rsidRPr="007924DE">
        <w:rPr>
          <w:rFonts w:cstheme="minorHAnsi"/>
          <w:kern w:val="0"/>
          <w:lang w:val="fr"/>
        </w:rPr>
        <w:t>dédié. J’ai</w:t>
      </w:r>
      <w:r w:rsidR="00DD5B05" w:rsidRPr="007924DE">
        <w:rPr>
          <w:rFonts w:cstheme="minorHAnsi"/>
          <w:kern w:val="0"/>
          <w:lang w:val="fr"/>
        </w:rPr>
        <w:t xml:space="preserve"> choisi d</w:t>
      </w:r>
      <w:r w:rsidR="00B04DC8" w:rsidRPr="007924DE">
        <w:rPr>
          <w:rFonts w:cstheme="minorHAnsi"/>
          <w:kern w:val="0"/>
          <w:lang w:val="fr"/>
        </w:rPr>
        <w:t>e me diriger vers la solution du pré</w:t>
      </w:r>
      <w:r w:rsidR="00A632B6">
        <w:rPr>
          <w:rFonts w:cstheme="minorHAnsi"/>
          <w:kern w:val="0"/>
          <w:lang w:val="fr"/>
        </w:rPr>
        <w:t xml:space="preserve"> </w:t>
      </w:r>
      <w:r w:rsidR="00A632B6" w:rsidRPr="007924DE">
        <w:rPr>
          <w:rFonts w:cstheme="minorHAnsi"/>
          <w:kern w:val="0"/>
          <w:lang w:val="fr"/>
        </w:rPr>
        <w:t>processeur Sass</w:t>
      </w:r>
      <w:r w:rsidR="00D14AE1" w:rsidRPr="007924DE">
        <w:rPr>
          <w:rFonts w:cstheme="minorHAnsi"/>
          <w:kern w:val="0"/>
          <w:lang w:val="fr"/>
        </w:rPr>
        <w:t xml:space="preserve"> </w:t>
      </w:r>
      <w:r w:rsidR="00B04DC8" w:rsidRPr="007924DE">
        <w:rPr>
          <w:rFonts w:cstheme="minorHAnsi"/>
          <w:kern w:val="0"/>
          <w:lang w:val="fr"/>
        </w:rPr>
        <w:t xml:space="preserve">pour intégrer mon css </w:t>
      </w:r>
      <w:r w:rsidR="00D14AE1" w:rsidRPr="007924DE">
        <w:rPr>
          <w:rFonts w:cstheme="minorHAnsi"/>
          <w:kern w:val="0"/>
          <w:lang w:val="fr"/>
        </w:rPr>
        <w:t xml:space="preserve">une fois </w:t>
      </w:r>
      <w:r w:rsidR="00C26D1F" w:rsidRPr="007924DE">
        <w:rPr>
          <w:rFonts w:cstheme="minorHAnsi"/>
          <w:kern w:val="0"/>
          <w:lang w:val="fr"/>
        </w:rPr>
        <w:t>l’</w:t>
      </w:r>
      <w:r w:rsidRPr="007924DE">
        <w:rPr>
          <w:rFonts w:cstheme="minorHAnsi"/>
          <w:kern w:val="0"/>
          <w:lang w:val="fr"/>
        </w:rPr>
        <w:t>apprentissage</w:t>
      </w:r>
      <w:r w:rsidR="00C26D1F" w:rsidRPr="007924DE">
        <w:rPr>
          <w:rFonts w:cstheme="minorHAnsi"/>
          <w:kern w:val="0"/>
          <w:lang w:val="fr"/>
        </w:rPr>
        <w:t xml:space="preserve"> de </w:t>
      </w:r>
      <w:r w:rsidR="00D14AE1" w:rsidRPr="007924DE">
        <w:rPr>
          <w:rFonts w:cstheme="minorHAnsi"/>
          <w:kern w:val="0"/>
          <w:lang w:val="fr"/>
        </w:rPr>
        <w:t xml:space="preserve">laravel commencé car </w:t>
      </w:r>
      <w:r w:rsidR="00DD5B05" w:rsidRPr="007924DE">
        <w:rPr>
          <w:rFonts w:cstheme="minorHAnsi"/>
          <w:kern w:val="0"/>
          <w:lang w:val="fr"/>
        </w:rPr>
        <w:t xml:space="preserve"> en transformant le fichier app.css de Laravel en app.scss j’ai </w:t>
      </w:r>
      <w:r w:rsidR="008D3ABE" w:rsidRPr="007924DE">
        <w:rPr>
          <w:rFonts w:cstheme="minorHAnsi"/>
          <w:kern w:val="0"/>
          <w:lang w:val="fr"/>
        </w:rPr>
        <w:t>pu</w:t>
      </w:r>
      <w:r w:rsidR="00DD5B05" w:rsidRPr="007924DE">
        <w:rPr>
          <w:rFonts w:cstheme="minorHAnsi"/>
          <w:kern w:val="0"/>
          <w:lang w:val="fr"/>
        </w:rPr>
        <w:t xml:space="preserve"> bénéficier du</w:t>
      </w:r>
      <w:r w:rsidR="00D14AE1" w:rsidRPr="007924DE">
        <w:rPr>
          <w:rFonts w:cstheme="minorHAnsi"/>
          <w:kern w:val="0"/>
          <w:lang w:val="fr"/>
        </w:rPr>
        <w:t xml:space="preserve"> nesting</w:t>
      </w:r>
      <w:r w:rsidR="00521D9A" w:rsidRPr="007924DE">
        <w:rPr>
          <w:rFonts w:cstheme="minorHAnsi"/>
          <w:kern w:val="0"/>
          <w:lang w:val="fr"/>
        </w:rPr>
        <w:t>*</w:t>
      </w:r>
      <w:r w:rsidR="00DD5B05" w:rsidRPr="007924DE">
        <w:rPr>
          <w:rFonts w:cstheme="minorHAnsi"/>
          <w:kern w:val="0"/>
          <w:lang w:val="fr"/>
        </w:rPr>
        <w:t xml:space="preserve"> pour intégrer le css de chaque page plus facilement</w:t>
      </w:r>
      <w:r w:rsidR="00D14AE1" w:rsidRPr="007924DE">
        <w:rPr>
          <w:rFonts w:cstheme="minorHAnsi"/>
          <w:kern w:val="0"/>
          <w:lang w:val="fr"/>
        </w:rPr>
        <w:t>).</w:t>
      </w:r>
    </w:p>
    <w:p w14:paraId="5EB8DFBD" w14:textId="7456306E" w:rsidR="00521D9A" w:rsidRPr="007924DE" w:rsidRDefault="00521D9A" w:rsidP="00521D9A">
      <w:pPr>
        <w:autoSpaceDE w:val="0"/>
        <w:autoSpaceDN w:val="0"/>
        <w:adjustRightInd w:val="0"/>
        <w:spacing w:after="200" w:line="276" w:lineRule="auto"/>
        <w:ind w:left="720"/>
        <w:rPr>
          <w:rFonts w:cstheme="minorHAnsi"/>
          <w:kern w:val="0"/>
          <w:u w:val="single"/>
          <w:lang w:val="fr"/>
        </w:rPr>
      </w:pPr>
      <w:r w:rsidRPr="007924DE">
        <w:rPr>
          <w:rFonts w:cstheme="minorHAnsi"/>
          <w:kern w:val="0"/>
          <w:u w:val="single"/>
          <w:lang w:val="fr"/>
        </w:rPr>
        <w:t>*Exemple de nesting scss :</w:t>
      </w:r>
    </w:p>
    <w:p w14:paraId="4D497A79" w14:textId="777A6B6F" w:rsidR="00AF7CCC" w:rsidRDefault="00AF7CCC" w:rsidP="00521D9A">
      <w:pPr>
        <w:autoSpaceDE w:val="0"/>
        <w:autoSpaceDN w:val="0"/>
        <w:adjustRightInd w:val="0"/>
        <w:spacing w:after="200" w:line="276" w:lineRule="auto"/>
        <w:ind w:left="720"/>
        <w:rPr>
          <w:rFonts w:ascii="Calibri" w:hAnsi="Calibri" w:cs="Calibri"/>
          <w:kern w:val="0"/>
          <w:u w:val="single"/>
          <w:lang w:val="fr"/>
        </w:rPr>
      </w:pPr>
      <w:r>
        <w:rPr>
          <w:rFonts w:ascii="Calibri" w:hAnsi="Calibri" w:cs="Calibri"/>
          <w:noProof/>
          <w:kern w:val="0"/>
          <w:lang w:val="fr"/>
        </w:rPr>
        <w:drawing>
          <wp:inline distT="0" distB="0" distL="0" distR="0" wp14:anchorId="2E786A4D" wp14:editId="5C92E8CF">
            <wp:extent cx="2944663" cy="2171757"/>
            <wp:effectExtent l="0" t="0" r="8255" b="0"/>
            <wp:docPr id="1488163007" name="Image 148816300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63007" name="Image 2"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944663" cy="2171757"/>
                    </a:xfrm>
                    <a:prstGeom prst="rect">
                      <a:avLst/>
                    </a:prstGeom>
                  </pic:spPr>
                </pic:pic>
              </a:graphicData>
            </a:graphic>
          </wp:inline>
        </w:drawing>
      </w:r>
    </w:p>
    <w:p w14:paraId="461E3AAC" w14:textId="18301351" w:rsidR="00B04DC8" w:rsidRDefault="00B04DC8" w:rsidP="00521D9A">
      <w:pPr>
        <w:autoSpaceDE w:val="0"/>
        <w:autoSpaceDN w:val="0"/>
        <w:adjustRightInd w:val="0"/>
        <w:spacing w:after="200" w:line="276" w:lineRule="auto"/>
        <w:ind w:left="720"/>
        <w:rPr>
          <w:rFonts w:ascii="Calibri" w:hAnsi="Calibri" w:cs="Calibri"/>
          <w:kern w:val="0"/>
          <w:lang w:val="fr"/>
        </w:rPr>
      </w:pPr>
      <w:r w:rsidRPr="00B04DC8">
        <w:rPr>
          <w:rFonts w:ascii="Calibri" w:hAnsi="Calibri" w:cs="Calibri"/>
          <w:kern w:val="0"/>
          <w:lang w:val="fr"/>
        </w:rPr>
        <w:t xml:space="preserve">Sass m’a aussi </w:t>
      </w:r>
      <w:r w:rsidR="007924DE" w:rsidRPr="00B04DC8">
        <w:rPr>
          <w:rFonts w:ascii="Calibri" w:hAnsi="Calibri" w:cs="Calibri"/>
          <w:kern w:val="0"/>
          <w:lang w:val="fr"/>
        </w:rPr>
        <w:t>permis</w:t>
      </w:r>
      <w:r w:rsidRPr="00B04DC8">
        <w:rPr>
          <w:rFonts w:ascii="Calibri" w:hAnsi="Calibri" w:cs="Calibri"/>
          <w:kern w:val="0"/>
          <w:lang w:val="fr"/>
        </w:rPr>
        <w:t xml:space="preserve"> d’utiliser sa possibilité d’effectuer des opérations mathématiques pour définir les largeurs</w:t>
      </w:r>
      <w:r w:rsidR="00E039E3">
        <w:rPr>
          <w:rFonts w:ascii="Calibri" w:hAnsi="Calibri" w:cs="Calibri"/>
          <w:kern w:val="0"/>
          <w:lang w:val="fr"/>
        </w:rPr>
        <w:t xml:space="preserve"> des cases </w:t>
      </w:r>
      <w:r w:rsidRPr="00B04DC8">
        <w:rPr>
          <w:rFonts w:ascii="Calibri" w:hAnsi="Calibri" w:cs="Calibri"/>
          <w:kern w:val="0"/>
          <w:lang w:val="fr"/>
        </w:rPr>
        <w:t>de mes tableaux</w:t>
      </w:r>
      <w:r>
        <w:rPr>
          <w:rFonts w:ascii="Calibri" w:hAnsi="Calibri" w:cs="Calibri"/>
          <w:kern w:val="0"/>
          <w:lang w:val="fr"/>
        </w:rPr>
        <w:t xml:space="preserve"> (voir ci-dessous :</w:t>
      </w:r>
    </w:p>
    <w:p w14:paraId="572F3E2D" w14:textId="76AECEF4" w:rsidR="00B04DC8" w:rsidRPr="00B04DC8" w:rsidRDefault="00E039E3" w:rsidP="00521D9A">
      <w:pPr>
        <w:autoSpaceDE w:val="0"/>
        <w:autoSpaceDN w:val="0"/>
        <w:adjustRightInd w:val="0"/>
        <w:spacing w:after="200" w:line="276" w:lineRule="auto"/>
        <w:ind w:left="720"/>
        <w:rPr>
          <w:rFonts w:ascii="Calibri" w:hAnsi="Calibri" w:cs="Calibri"/>
          <w:kern w:val="0"/>
          <w:lang w:val="fr"/>
        </w:rPr>
      </w:pPr>
      <w:r w:rsidRPr="00E039E3">
        <w:rPr>
          <w:rFonts w:ascii="Calibri" w:hAnsi="Calibri" w:cs="Calibri"/>
          <w:noProof/>
          <w:kern w:val="0"/>
          <w:lang w:val="fr"/>
        </w:rPr>
        <w:drawing>
          <wp:inline distT="0" distB="0" distL="0" distR="0" wp14:anchorId="2B46699E" wp14:editId="474E995B">
            <wp:extent cx="5420481" cy="1590897"/>
            <wp:effectExtent l="0" t="0" r="8890" b="9525"/>
            <wp:docPr id="1391260902" name="Image 139126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60902" name=""/>
                    <pic:cNvPicPr/>
                  </pic:nvPicPr>
                  <pic:blipFill>
                    <a:blip r:embed="rId35"/>
                    <a:stretch>
                      <a:fillRect/>
                    </a:stretch>
                  </pic:blipFill>
                  <pic:spPr>
                    <a:xfrm>
                      <a:off x="0" y="0"/>
                      <a:ext cx="5420481" cy="1590897"/>
                    </a:xfrm>
                    <a:prstGeom prst="rect">
                      <a:avLst/>
                    </a:prstGeom>
                  </pic:spPr>
                </pic:pic>
              </a:graphicData>
            </a:graphic>
          </wp:inline>
        </w:drawing>
      </w:r>
    </w:p>
    <w:p w14:paraId="2826EC00" w14:textId="43D6B75D" w:rsidR="00DD5B05" w:rsidRDefault="00DD5B05" w:rsidP="00AF7CCC">
      <w:pPr>
        <w:rPr>
          <w:rFonts w:ascii="Calibri" w:hAnsi="Calibri" w:cs="Calibri"/>
          <w:kern w:val="0"/>
          <w:lang w:val="fr"/>
        </w:rPr>
      </w:pPr>
      <w:r>
        <w:rPr>
          <w:rFonts w:ascii="Calibri" w:hAnsi="Calibri" w:cs="Calibri"/>
          <w:kern w:val="0"/>
          <w:u w:val="single"/>
          <w:lang w:val="fr"/>
        </w:rPr>
        <w:t xml:space="preserve">En </w:t>
      </w:r>
      <w:r w:rsidRPr="00DD5B05">
        <w:rPr>
          <w:rFonts w:ascii="Calibri" w:hAnsi="Calibri" w:cs="Calibri"/>
          <w:kern w:val="0"/>
          <w:lang w:val="fr"/>
        </w:rPr>
        <w:t>ajoutant</w:t>
      </w:r>
      <w:r>
        <w:rPr>
          <w:rFonts w:ascii="Calibri" w:hAnsi="Calibri" w:cs="Calibri"/>
          <w:kern w:val="0"/>
          <w:lang w:val="fr"/>
        </w:rPr>
        <w:t xml:space="preserve"> un id #home au body de mon </w:t>
      </w:r>
      <w:r w:rsidR="00AB2126">
        <w:rPr>
          <w:rFonts w:ascii="Calibri" w:hAnsi="Calibri" w:cs="Calibri"/>
          <w:kern w:val="0"/>
          <w:lang w:val="fr"/>
        </w:rPr>
        <w:t>Template</w:t>
      </w:r>
      <w:r>
        <w:rPr>
          <w:rFonts w:ascii="Calibri" w:hAnsi="Calibri" w:cs="Calibri"/>
          <w:kern w:val="0"/>
          <w:lang w:val="fr"/>
        </w:rPr>
        <w:t xml:space="preserve"> </w:t>
      </w:r>
      <w:hyperlink r:id="rId36" w:history="1">
        <w:r w:rsidRPr="00191198">
          <w:rPr>
            <w:rStyle w:val="Lienhypertexte"/>
            <w:rFonts w:ascii="Calibri" w:hAnsi="Calibri" w:cs="Calibri"/>
            <w:kern w:val="0"/>
            <w:lang w:val="fr"/>
          </w:rPr>
          <w:t>home.blade.php</w:t>
        </w:r>
      </w:hyperlink>
      <w:r>
        <w:rPr>
          <w:rFonts w:ascii="Calibri" w:hAnsi="Calibri" w:cs="Calibri"/>
          <w:kern w:val="0"/>
          <w:lang w:val="fr"/>
        </w:rPr>
        <w:t xml:space="preserve"> et un id #sign </w:t>
      </w:r>
      <w:r w:rsidR="00A90775">
        <w:rPr>
          <w:rFonts w:ascii="Calibri" w:hAnsi="Calibri" w:cs="Calibri"/>
          <w:kern w:val="0"/>
          <w:lang w:val="fr"/>
        </w:rPr>
        <w:t>à celui</w:t>
      </w:r>
      <w:r>
        <w:rPr>
          <w:rFonts w:ascii="Calibri" w:hAnsi="Calibri" w:cs="Calibri"/>
          <w:kern w:val="0"/>
          <w:lang w:val="fr"/>
        </w:rPr>
        <w:t xml:space="preserve"> </w:t>
      </w:r>
      <w:r w:rsidR="001D52CD">
        <w:rPr>
          <w:rFonts w:ascii="Calibri" w:hAnsi="Calibri" w:cs="Calibri"/>
          <w:kern w:val="0"/>
          <w:lang w:val="fr"/>
        </w:rPr>
        <w:t>si</w:t>
      </w:r>
      <w:ins w:id="37" w:author="Alexandra Testart" w:date="2023-06-15T14:15:00Z">
        <w:r w:rsidR="00E07E37">
          <w:rPr>
            <w:rFonts w:ascii="Calibri" w:hAnsi="Calibri" w:cs="Calibri"/>
            <w:kern w:val="0"/>
            <w:lang w:val="fr"/>
          </w:rPr>
          <w:t>g</w:t>
        </w:r>
      </w:ins>
      <w:del w:id="38" w:author="Alexandra Testart" w:date="2023-06-15T14:14:00Z">
        <w:r w:rsidR="001D52CD" w:rsidDel="00E07E37">
          <w:rPr>
            <w:rFonts w:ascii="Calibri" w:hAnsi="Calibri" w:cs="Calibri"/>
            <w:kern w:val="0"/>
            <w:lang w:val="fr"/>
          </w:rPr>
          <w:delText>g</w:delText>
        </w:r>
      </w:del>
      <w:r w:rsidR="001D52CD">
        <w:rPr>
          <w:rFonts w:ascii="Calibri" w:hAnsi="Calibri" w:cs="Calibri"/>
          <w:kern w:val="0"/>
          <w:lang w:val="fr"/>
        </w:rPr>
        <w:t>n (</w:t>
      </w:r>
      <w:r w:rsidR="00B04DC8">
        <w:rPr>
          <w:rFonts w:ascii="Calibri" w:hAnsi="Calibri" w:cs="Calibri"/>
          <w:kern w:val="0"/>
          <w:lang w:val="fr"/>
        </w:rPr>
        <w:t>servant</w:t>
      </w:r>
      <w:r>
        <w:rPr>
          <w:rFonts w:ascii="Calibri" w:hAnsi="Calibri" w:cs="Calibri"/>
          <w:kern w:val="0"/>
          <w:lang w:val="fr"/>
        </w:rPr>
        <w:t xml:space="preserve"> aux pages de connexion et d’enregistrement il me fallait mettre le css de ses pages entre les accolades </w:t>
      </w:r>
      <w:r w:rsidR="00FF2B85">
        <w:rPr>
          <w:rFonts w:ascii="Calibri" w:hAnsi="Calibri" w:cs="Calibri"/>
          <w:kern w:val="0"/>
          <w:lang w:val="fr"/>
        </w:rPr>
        <w:t>des sélecteurs respectifs respectivement body</w:t>
      </w:r>
      <w:r w:rsidR="001D52CD">
        <w:rPr>
          <w:rFonts w:ascii="Calibri" w:hAnsi="Calibri" w:cs="Calibri"/>
          <w:kern w:val="0"/>
          <w:lang w:val="fr"/>
        </w:rPr>
        <w:t xml:space="preserve"> </w:t>
      </w:r>
      <w:r w:rsidR="00FF2B85">
        <w:rPr>
          <w:rFonts w:ascii="Calibri" w:hAnsi="Calibri" w:cs="Calibri"/>
          <w:kern w:val="0"/>
          <w:lang w:val="fr"/>
        </w:rPr>
        <w:t>#home et body</w:t>
      </w:r>
      <w:r w:rsidR="001D52CD">
        <w:rPr>
          <w:rFonts w:ascii="Calibri" w:hAnsi="Calibri" w:cs="Calibri"/>
          <w:kern w:val="0"/>
          <w:lang w:val="fr"/>
        </w:rPr>
        <w:t xml:space="preserve"> </w:t>
      </w:r>
      <w:r w:rsidR="00FF2B85">
        <w:rPr>
          <w:rFonts w:ascii="Calibri" w:hAnsi="Calibri" w:cs="Calibri"/>
          <w:kern w:val="0"/>
          <w:lang w:val="fr"/>
        </w:rPr>
        <w:t>#sign.</w:t>
      </w:r>
      <w:r w:rsidR="00B04DC8">
        <w:rPr>
          <w:rFonts w:ascii="Calibri" w:hAnsi="Calibri" w:cs="Calibri"/>
          <w:kern w:val="0"/>
          <w:lang w:val="fr"/>
        </w:rPr>
        <w:t xml:space="preserve"> </w:t>
      </w:r>
      <w:r w:rsidR="00253C64">
        <w:rPr>
          <w:rFonts w:ascii="Calibri" w:hAnsi="Calibri" w:cs="Calibri"/>
          <w:kern w:val="0"/>
          <w:lang w:val="fr"/>
        </w:rPr>
        <w:t>Lors de l’ajout des section</w:t>
      </w:r>
      <w:r w:rsidR="00A90775">
        <w:rPr>
          <w:rFonts w:ascii="Calibri" w:hAnsi="Calibri" w:cs="Calibri"/>
          <w:kern w:val="0"/>
          <w:lang w:val="fr"/>
        </w:rPr>
        <w:t>s</w:t>
      </w:r>
      <w:r w:rsidR="00253C64">
        <w:rPr>
          <w:rFonts w:ascii="Calibri" w:hAnsi="Calibri" w:cs="Calibri"/>
          <w:kern w:val="0"/>
          <w:lang w:val="fr"/>
        </w:rPr>
        <w:t xml:space="preserve"> dans les yield dédiés le style est appliqué </w:t>
      </w:r>
      <w:r w:rsidR="001D52CD">
        <w:rPr>
          <w:rFonts w:ascii="Calibri" w:hAnsi="Calibri" w:cs="Calibri"/>
          <w:kern w:val="0"/>
          <w:lang w:val="fr"/>
        </w:rPr>
        <w:t>aux différents composants</w:t>
      </w:r>
      <w:r w:rsidR="00253C64">
        <w:rPr>
          <w:rFonts w:ascii="Calibri" w:hAnsi="Calibri" w:cs="Calibri"/>
          <w:kern w:val="0"/>
          <w:lang w:val="fr"/>
        </w:rPr>
        <w:t xml:space="preserve"> qui se trouvent </w:t>
      </w:r>
      <w:r w:rsidR="00AF7CCC">
        <w:rPr>
          <w:rFonts w:ascii="Calibri" w:hAnsi="Calibri" w:cs="Calibri"/>
          <w:kern w:val="0"/>
          <w:lang w:val="fr"/>
        </w:rPr>
        <w:t>ê</w:t>
      </w:r>
      <w:r w:rsidR="00253C64">
        <w:rPr>
          <w:rFonts w:ascii="Calibri" w:hAnsi="Calibri" w:cs="Calibri"/>
          <w:kern w:val="0"/>
          <w:lang w:val="fr"/>
        </w:rPr>
        <w:t>tre maintenant les enfants de ces body.</w:t>
      </w:r>
    </w:p>
    <w:p w14:paraId="79F78924" w14:textId="4643F68F" w:rsidR="00276B89" w:rsidRDefault="00276B89" w:rsidP="000C4BB7">
      <w:pPr>
        <w:pStyle w:val="Titre4"/>
        <w:rPr>
          <w:lang w:val="fr"/>
        </w:rPr>
      </w:pPr>
      <w:r>
        <w:rPr>
          <w:lang w:val="fr"/>
        </w:rPr>
        <w:t>Le responsive</w:t>
      </w:r>
    </w:p>
    <w:p w14:paraId="54C22850" w14:textId="2FC1D59E" w:rsidR="000C4BB7" w:rsidRDefault="0093660B" w:rsidP="000C4BB7">
      <w:pPr>
        <w:rPr>
          <w:lang w:val="fr"/>
        </w:rPr>
      </w:pPr>
      <w:r>
        <w:rPr>
          <w:lang w:val="fr"/>
        </w:rPr>
        <w:t>Afin de rendre l’affichage de mes pages un maximum responsi</w:t>
      </w:r>
      <w:r w:rsidR="003D2E46">
        <w:rPr>
          <w:lang w:val="fr"/>
        </w:rPr>
        <w:t>ve, j’ai utilisé la média querie sec</w:t>
      </w:r>
      <w:r w:rsidR="00D54D8A">
        <w:rPr>
          <w:lang w:val="fr"/>
        </w:rPr>
        <w:t xml:space="preserve">reen avec un break point </w:t>
      </w:r>
      <w:r w:rsidR="00F62925">
        <w:rPr>
          <w:lang w:val="fr"/>
        </w:rPr>
        <w:t>à 640 pixels</w:t>
      </w:r>
      <w:r w:rsidR="00EC6FFE">
        <w:rPr>
          <w:lang w:val="fr"/>
        </w:rPr>
        <w:t>.</w:t>
      </w:r>
    </w:p>
    <w:p w14:paraId="63D6EBDF" w14:textId="1FA6994B" w:rsidR="00EC6FFE" w:rsidRPr="000C4BB7" w:rsidRDefault="00EC6FFE" w:rsidP="000C4BB7">
      <w:pPr>
        <w:rPr>
          <w:lang w:val="fr"/>
        </w:rPr>
      </w:pPr>
      <w:r w:rsidRPr="00EC6FFE">
        <w:rPr>
          <w:noProof/>
          <w:lang w:val="fr"/>
        </w:rPr>
        <w:drawing>
          <wp:inline distT="0" distB="0" distL="0" distR="0" wp14:anchorId="55538C8A" wp14:editId="2B1E83D1">
            <wp:extent cx="6858000" cy="1107440"/>
            <wp:effectExtent l="0" t="0" r="0" b="0"/>
            <wp:docPr id="2046870204" name="Image 2046870204" descr="Une image contenant texte, Police, logiciel,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70204" name="Image 1" descr="Une image contenant texte, Police, logiciel, Bleu électrique&#10;&#10;Description générée automatiquement"/>
                    <pic:cNvPicPr/>
                  </pic:nvPicPr>
                  <pic:blipFill>
                    <a:blip r:embed="rId37"/>
                    <a:stretch>
                      <a:fillRect/>
                    </a:stretch>
                  </pic:blipFill>
                  <pic:spPr>
                    <a:xfrm>
                      <a:off x="0" y="0"/>
                      <a:ext cx="6858000" cy="1107440"/>
                    </a:xfrm>
                    <a:prstGeom prst="rect">
                      <a:avLst/>
                    </a:prstGeom>
                  </pic:spPr>
                </pic:pic>
              </a:graphicData>
            </a:graphic>
          </wp:inline>
        </w:drawing>
      </w:r>
    </w:p>
    <w:p w14:paraId="25DFD7FE" w14:textId="71EC8508" w:rsidR="00AF7CCC" w:rsidRDefault="00AF7CCC" w:rsidP="00521D9A">
      <w:pPr>
        <w:autoSpaceDE w:val="0"/>
        <w:autoSpaceDN w:val="0"/>
        <w:adjustRightInd w:val="0"/>
        <w:spacing w:after="200" w:line="276" w:lineRule="auto"/>
        <w:ind w:left="720"/>
        <w:rPr>
          <w:rFonts w:ascii="Calibri" w:hAnsi="Calibri" w:cs="Calibri"/>
          <w:kern w:val="0"/>
          <w:u w:val="single"/>
          <w:lang w:val="fr"/>
        </w:rPr>
      </w:pPr>
      <w:r>
        <w:rPr>
          <w:rFonts w:ascii="Calibri" w:hAnsi="Calibri" w:cs="Calibri"/>
          <w:noProof/>
          <w:kern w:val="0"/>
          <w:u w:val="single"/>
          <w:lang w:val="fr"/>
        </w:rPr>
        <w:lastRenderedPageBreak/>
        <w:drawing>
          <wp:inline distT="0" distB="0" distL="0" distR="0" wp14:anchorId="19B889F5" wp14:editId="43B9E7D3">
            <wp:extent cx="5972810" cy="2292350"/>
            <wp:effectExtent l="0" t="0" r="8890" b="0"/>
            <wp:docPr id="625163673" name="Image 62516367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63673" name="Image 2" descr="Une image contenant texte, capture d’écran&#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810" cy="2292350"/>
                    </a:xfrm>
                    <a:prstGeom prst="rect">
                      <a:avLst/>
                    </a:prstGeom>
                  </pic:spPr>
                </pic:pic>
              </a:graphicData>
            </a:graphic>
          </wp:inline>
        </w:drawing>
      </w:r>
    </w:p>
    <w:p w14:paraId="218A92B6" w14:textId="77777777" w:rsidR="006920B0" w:rsidRPr="00521D9A" w:rsidRDefault="006920B0" w:rsidP="00521D9A">
      <w:pPr>
        <w:autoSpaceDE w:val="0"/>
        <w:autoSpaceDN w:val="0"/>
        <w:adjustRightInd w:val="0"/>
        <w:spacing w:after="200" w:line="276" w:lineRule="auto"/>
        <w:ind w:left="720"/>
        <w:rPr>
          <w:rFonts w:ascii="Calibri" w:hAnsi="Calibri" w:cs="Calibri"/>
          <w:kern w:val="0"/>
          <w:u w:val="single"/>
          <w:lang w:val="fr"/>
        </w:rPr>
      </w:pPr>
    </w:p>
    <w:p w14:paraId="786F427D" w14:textId="468B9CC3" w:rsidR="004A1435" w:rsidRDefault="007924DE" w:rsidP="00AF7CCC">
      <w:pPr>
        <w:autoSpaceDE w:val="0"/>
        <w:autoSpaceDN w:val="0"/>
        <w:adjustRightInd w:val="0"/>
        <w:spacing w:after="200" w:line="276" w:lineRule="auto"/>
        <w:ind w:left="720"/>
        <w:rPr>
          <w:rFonts w:cstheme="minorHAnsi"/>
          <w:kern w:val="0"/>
          <w:lang w:val="fr"/>
        </w:rPr>
      </w:pPr>
      <w:r w:rsidRPr="007924DE">
        <w:rPr>
          <w:rFonts w:cstheme="minorHAnsi"/>
          <w:kern w:val="0"/>
          <w:lang w:val="fr"/>
        </w:rPr>
        <w:t>Au-dessus</w:t>
      </w:r>
      <w:r w:rsidR="001D52CD" w:rsidRPr="007924DE">
        <w:rPr>
          <w:rFonts w:cstheme="minorHAnsi"/>
          <w:kern w:val="0"/>
          <w:lang w:val="fr"/>
        </w:rPr>
        <w:t xml:space="preserve"> on peut </w:t>
      </w:r>
      <w:r w:rsidR="00274E7E" w:rsidRPr="007924DE">
        <w:rPr>
          <w:rFonts w:cstheme="minorHAnsi"/>
          <w:kern w:val="0"/>
          <w:lang w:val="fr"/>
        </w:rPr>
        <w:t>observer une</w:t>
      </w:r>
      <w:r w:rsidR="001D52CD" w:rsidRPr="007924DE">
        <w:rPr>
          <w:rFonts w:cstheme="minorHAnsi"/>
          <w:kern w:val="0"/>
          <w:lang w:val="fr"/>
        </w:rPr>
        <w:t xml:space="preserve"> </w:t>
      </w:r>
      <w:r w:rsidRPr="007924DE">
        <w:rPr>
          <w:rFonts w:cstheme="minorHAnsi"/>
          <w:kern w:val="0"/>
          <w:lang w:val="fr"/>
        </w:rPr>
        <w:t>partie de</w:t>
      </w:r>
      <w:r w:rsidR="001D52CD" w:rsidRPr="007924DE">
        <w:rPr>
          <w:rFonts w:cstheme="minorHAnsi"/>
          <w:kern w:val="0"/>
          <w:lang w:val="fr"/>
        </w:rPr>
        <w:t xml:space="preserve"> mon </w:t>
      </w:r>
      <w:r w:rsidR="00274E7E" w:rsidRPr="007924DE">
        <w:rPr>
          <w:rFonts w:cstheme="minorHAnsi"/>
          <w:kern w:val="0"/>
          <w:lang w:val="fr"/>
        </w:rPr>
        <w:t>Template</w:t>
      </w:r>
      <w:r w:rsidR="001D52CD" w:rsidRPr="007924DE">
        <w:rPr>
          <w:rFonts w:cstheme="minorHAnsi"/>
          <w:kern w:val="0"/>
          <w:lang w:val="fr"/>
        </w:rPr>
        <w:t xml:space="preserve"> home</w:t>
      </w:r>
      <w:r w:rsidR="00274E7E" w:rsidRPr="007924DE">
        <w:rPr>
          <w:rFonts w:cstheme="minorHAnsi"/>
          <w:kern w:val="0"/>
          <w:lang w:val="fr"/>
        </w:rPr>
        <w:t xml:space="preserve"> avec sa barre de </w:t>
      </w:r>
      <w:r w:rsidRPr="007924DE">
        <w:rPr>
          <w:rFonts w:cstheme="minorHAnsi"/>
          <w:kern w:val="0"/>
          <w:lang w:val="fr"/>
        </w:rPr>
        <w:t>navigation faisant</w:t>
      </w:r>
      <w:r w:rsidR="00274E7E" w:rsidRPr="007924DE">
        <w:rPr>
          <w:rFonts w:cstheme="minorHAnsi"/>
          <w:kern w:val="0"/>
          <w:lang w:val="fr"/>
        </w:rPr>
        <w:t xml:space="preserve"> partie du header. En dessous se trouve l’inclusion de mon composant blade aside ligne 48 puis le main contenant mon yield (‘content</w:t>
      </w:r>
      <w:r w:rsidRPr="007924DE">
        <w:rPr>
          <w:rFonts w:cstheme="minorHAnsi"/>
          <w:kern w:val="0"/>
          <w:lang w:val="fr"/>
        </w:rPr>
        <w:t>’ (</w:t>
      </w:r>
      <w:r w:rsidR="00274E7E" w:rsidRPr="007924DE">
        <w:rPr>
          <w:rFonts w:cstheme="minorHAnsi"/>
          <w:kern w:val="0"/>
          <w:lang w:val="fr"/>
        </w:rPr>
        <w:t>zone interchangeable en fonction des pages)) et enfin l’inclusion du footer lui aussi sous forme de composant blade.</w:t>
      </w:r>
    </w:p>
    <w:p w14:paraId="4CAB5545" w14:textId="4A5DD33A" w:rsidR="00CB7D26" w:rsidRDefault="009E50D8" w:rsidP="009E50D8">
      <w:pPr>
        <w:pStyle w:val="Titre4"/>
        <w:rPr>
          <w:lang w:val="fr"/>
        </w:rPr>
      </w:pPr>
      <w:r>
        <w:rPr>
          <w:lang w:val="fr"/>
        </w:rPr>
        <w:t>Affichage de la page d’acceuil :</w:t>
      </w:r>
    </w:p>
    <w:p w14:paraId="422ED158" w14:textId="2ED04A1B" w:rsidR="0049373F" w:rsidRPr="0049373F" w:rsidRDefault="0049373F" w:rsidP="0049373F">
      <w:pPr>
        <w:rPr>
          <w:lang w:val="fr"/>
        </w:rPr>
      </w:pPr>
      <w:r>
        <w:rPr>
          <w:lang w:val="fr"/>
        </w:rPr>
        <w:t>La page d’</w:t>
      </w:r>
      <w:r w:rsidR="00F32BC2">
        <w:rPr>
          <w:lang w:val="fr"/>
        </w:rPr>
        <w:t>accueil</w:t>
      </w:r>
      <w:r>
        <w:rPr>
          <w:lang w:val="fr"/>
        </w:rPr>
        <w:t xml:space="preserve"> est le template </w:t>
      </w:r>
      <w:r w:rsidR="00F35B76">
        <w:rPr>
          <w:lang w:val="fr"/>
        </w:rPr>
        <w:t xml:space="preserve">‘home’ sans aucun </w:t>
      </w:r>
      <w:r w:rsidR="00F32BC2">
        <w:rPr>
          <w:lang w:val="fr"/>
        </w:rPr>
        <w:t>remplissage</w:t>
      </w:r>
      <w:r w:rsidR="004546A2">
        <w:rPr>
          <w:lang w:val="fr"/>
        </w:rPr>
        <w:t xml:space="preserve"> de la section ‘content</w:t>
      </w:r>
      <w:r w:rsidR="00D00EE6">
        <w:rPr>
          <w:lang w:val="fr"/>
        </w:rPr>
        <w:t>’</w:t>
      </w:r>
      <w:r w:rsidR="004546A2">
        <w:rPr>
          <w:lang w:val="fr"/>
        </w:rPr>
        <w:t xml:space="preserve">(correspondant au </w:t>
      </w:r>
      <w:r w:rsidR="00F32BC2">
        <w:rPr>
          <w:lang w:val="fr"/>
        </w:rPr>
        <w:t>&lt;</w:t>
      </w:r>
      <w:r w:rsidR="004546A2">
        <w:rPr>
          <w:lang w:val="fr"/>
        </w:rPr>
        <w:t>main</w:t>
      </w:r>
      <w:r w:rsidR="00D00EE6">
        <w:rPr>
          <w:lang w:val="fr"/>
        </w:rPr>
        <w:t>&gt;</w:t>
      </w:r>
      <w:r w:rsidR="004546A2">
        <w:rPr>
          <w:lang w:val="fr"/>
        </w:rPr>
        <w:t xml:space="preserve"> de la page</w:t>
      </w:r>
      <w:r w:rsidR="009F5E9B">
        <w:rPr>
          <w:lang w:val="fr"/>
        </w:rPr>
        <w:t>)</w:t>
      </w:r>
      <w:r w:rsidR="00D937EC">
        <w:rPr>
          <w:lang w:val="fr"/>
        </w:rPr>
        <w:t xml:space="preserve">.Ce template </w:t>
      </w:r>
      <w:r w:rsidR="00BA2338">
        <w:rPr>
          <w:lang w:val="fr"/>
        </w:rPr>
        <w:t>recoi</w:t>
      </w:r>
      <w:r w:rsidR="00D06238">
        <w:rPr>
          <w:lang w:val="fr"/>
        </w:rPr>
        <w:t xml:space="preserve">t un composant </w:t>
      </w:r>
      <w:r w:rsidR="00B66BB5">
        <w:rPr>
          <w:lang w:val="fr"/>
        </w:rPr>
        <w:t>head</w:t>
      </w:r>
      <w:r w:rsidR="00D300CA">
        <w:rPr>
          <w:lang w:val="fr"/>
        </w:rPr>
        <w:t>.blade.php dand lequel est faite la liaison a</w:t>
      </w:r>
      <w:r w:rsidR="00347E68">
        <w:rPr>
          <w:lang w:val="fr"/>
        </w:rPr>
        <w:t xml:space="preserve">vec le fichier de style </w:t>
      </w:r>
      <w:r w:rsidR="00D937EC">
        <w:rPr>
          <w:lang w:val="fr"/>
        </w:rPr>
        <w:t>sera étendu pour d’autres page de l</w:t>
      </w:r>
      <w:r w:rsidR="00CD1842">
        <w:rPr>
          <w:lang w:val="fr"/>
        </w:rPr>
        <w:t xml:space="preserve">’application </w:t>
      </w:r>
      <w:r w:rsidR="001B6C72">
        <w:rPr>
          <w:lang w:val="fr"/>
        </w:rPr>
        <w:t xml:space="preserve">seule la section ‘content’ </w:t>
      </w:r>
      <w:r w:rsidR="007D7E5A">
        <w:rPr>
          <w:lang w:val="fr"/>
        </w:rPr>
        <w:t xml:space="preserve">sera rempli avec </w:t>
      </w:r>
      <w:r w:rsidR="00DC3DED">
        <w:rPr>
          <w:lang w:val="fr"/>
        </w:rPr>
        <w:t>le co</w:t>
      </w:r>
      <w:r w:rsidR="00BF3C1A">
        <w:rPr>
          <w:lang w:val="fr"/>
        </w:rPr>
        <w:t xml:space="preserve">mposant </w:t>
      </w:r>
      <w:r w:rsidR="00B810C3">
        <w:rPr>
          <w:lang w:val="fr"/>
        </w:rPr>
        <w:t>necessaire.</w:t>
      </w:r>
      <w:ins w:id="39" w:author="Alexandra Testart">
        <w:r>
          <w:rPr>
            <w:lang w:val="fr"/>
          </w:rPr>
          <w:t xml:space="preserve">La page d’acceuil est le template </w:t>
        </w:r>
      </w:ins>
    </w:p>
    <w:p w14:paraId="39441114" w14:textId="77777777" w:rsidR="009E50D8" w:rsidRPr="007924DE" w:rsidRDefault="009E50D8" w:rsidP="00AF7CCC">
      <w:pPr>
        <w:autoSpaceDE w:val="0"/>
        <w:autoSpaceDN w:val="0"/>
        <w:adjustRightInd w:val="0"/>
        <w:spacing w:after="200" w:line="276" w:lineRule="auto"/>
        <w:ind w:left="720"/>
        <w:rPr>
          <w:rFonts w:cstheme="minorHAnsi"/>
          <w:kern w:val="0"/>
          <w:lang w:val="fr"/>
        </w:rPr>
      </w:pPr>
    </w:p>
    <w:p w14:paraId="57412646" w14:textId="0B12799A" w:rsidR="00195B9C" w:rsidRDefault="00195B9C">
      <w:pPr>
        <w:rPr>
          <w:rStyle w:val="Titre1Car"/>
        </w:rPr>
      </w:pPr>
      <w:bookmarkStart w:id="40" w:name="_Toc138326064"/>
      <w:r w:rsidRPr="00195B9C">
        <w:rPr>
          <w:rStyle w:val="Titre1Car"/>
          <w:noProof/>
        </w:rPr>
        <w:drawing>
          <wp:inline distT="0" distB="0" distL="0" distR="0" wp14:anchorId="5A000F61" wp14:editId="78AF357F">
            <wp:extent cx="3313785" cy="1960245"/>
            <wp:effectExtent l="0" t="0" r="1270" b="1905"/>
            <wp:docPr id="1542525635" name="Image 154252563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5635" name="Image 1" descr="Une image contenant texte, capture d’écran, logiciel, Page web&#10;&#10;Description générée automatiquement"/>
                    <pic:cNvPicPr/>
                  </pic:nvPicPr>
                  <pic:blipFill>
                    <a:blip r:embed="rId13"/>
                    <a:stretch>
                      <a:fillRect/>
                    </a:stretch>
                  </pic:blipFill>
                  <pic:spPr>
                    <a:xfrm>
                      <a:off x="0" y="0"/>
                      <a:ext cx="3361509" cy="1988476"/>
                    </a:xfrm>
                    <a:prstGeom prst="rect">
                      <a:avLst/>
                    </a:prstGeom>
                  </pic:spPr>
                </pic:pic>
              </a:graphicData>
            </a:graphic>
          </wp:inline>
        </w:drawing>
      </w:r>
      <w:bookmarkEnd w:id="40"/>
    </w:p>
    <w:p w14:paraId="0C37C910" w14:textId="25A6345E" w:rsidR="00CB7D26" w:rsidRDefault="00CB7D26">
      <w:pPr>
        <w:rPr>
          <w:rStyle w:val="Titre1Car"/>
        </w:rPr>
      </w:pPr>
      <w:bookmarkStart w:id="41" w:name="_Toc138326065"/>
      <w:r w:rsidRPr="00CB7D26">
        <w:rPr>
          <w:rStyle w:val="Titre1Car"/>
          <w:noProof/>
        </w:rPr>
        <w:drawing>
          <wp:inline distT="0" distB="0" distL="0" distR="0" wp14:anchorId="7433D183" wp14:editId="2A1F78FB">
            <wp:extent cx="3350361" cy="1798955"/>
            <wp:effectExtent l="0" t="0" r="2540" b="0"/>
            <wp:docPr id="186819821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8213" name="Image 1" descr="Une image contenant texte, capture d’écran, logiciel, Logiciel multimédia&#10;&#10;Description générée automatiquement"/>
                    <pic:cNvPicPr/>
                  </pic:nvPicPr>
                  <pic:blipFill>
                    <a:blip r:embed="rId14"/>
                    <a:stretch>
                      <a:fillRect/>
                    </a:stretch>
                  </pic:blipFill>
                  <pic:spPr>
                    <a:xfrm>
                      <a:off x="0" y="0"/>
                      <a:ext cx="3373968" cy="1811630"/>
                    </a:xfrm>
                    <a:prstGeom prst="rect">
                      <a:avLst/>
                    </a:prstGeom>
                  </pic:spPr>
                </pic:pic>
              </a:graphicData>
            </a:graphic>
          </wp:inline>
        </w:drawing>
      </w:r>
      <w:bookmarkEnd w:id="41"/>
    </w:p>
    <w:p w14:paraId="740669D9" w14:textId="3B3944FD" w:rsidR="00195B9C" w:rsidRDefault="0038637B">
      <w:pPr>
        <w:rPr>
          <w:rStyle w:val="Titre1Car"/>
        </w:rPr>
      </w:pPr>
      <w:bookmarkStart w:id="42" w:name="_Toc138326066"/>
      <w:r w:rsidRPr="0038637B">
        <w:rPr>
          <w:rStyle w:val="Titre1Car"/>
          <w:noProof/>
        </w:rPr>
        <w:lastRenderedPageBreak/>
        <w:drawing>
          <wp:inline distT="0" distB="0" distL="0" distR="0" wp14:anchorId="1F1871E8" wp14:editId="1C17E959">
            <wp:extent cx="1595467" cy="2838297"/>
            <wp:effectExtent l="0" t="0" r="5080" b="635"/>
            <wp:docPr id="1886393785" name="Image 188639378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93785" name="Image 1" descr="Une image contenant texte, capture d’écran, logiciel, Icône d’ordinateur&#10;&#10;Description générée automatiquement"/>
                    <pic:cNvPicPr/>
                  </pic:nvPicPr>
                  <pic:blipFill>
                    <a:blip r:embed="rId15"/>
                    <a:stretch>
                      <a:fillRect/>
                    </a:stretch>
                  </pic:blipFill>
                  <pic:spPr>
                    <a:xfrm>
                      <a:off x="0" y="0"/>
                      <a:ext cx="1602955" cy="2851617"/>
                    </a:xfrm>
                    <a:prstGeom prst="rect">
                      <a:avLst/>
                    </a:prstGeom>
                  </pic:spPr>
                </pic:pic>
              </a:graphicData>
            </a:graphic>
          </wp:inline>
        </w:drawing>
      </w:r>
      <w:bookmarkEnd w:id="42"/>
      <w:r w:rsidR="00195B9C">
        <w:rPr>
          <w:rStyle w:val="Titre1Car"/>
        </w:rPr>
        <w:br w:type="page"/>
      </w:r>
    </w:p>
    <w:p w14:paraId="0AC71C3A" w14:textId="34852C6F" w:rsidR="00052611" w:rsidRPr="007924DE" w:rsidRDefault="00D14AE1" w:rsidP="00EB180D">
      <w:pPr>
        <w:pStyle w:val="Titre1"/>
        <w:rPr>
          <w:lang w:val="en-GB"/>
        </w:rPr>
      </w:pPr>
      <w:bookmarkStart w:id="43" w:name="_Toc138326067"/>
      <w:r w:rsidRPr="00EB180D">
        <w:rPr>
          <w:rStyle w:val="Titre1Car"/>
        </w:rPr>
        <w:lastRenderedPageBreak/>
        <w:t>Partie back-end</w:t>
      </w:r>
      <w:r w:rsidRPr="007924DE">
        <w:rPr>
          <w:lang w:val="en-GB"/>
        </w:rPr>
        <w:t>:</w:t>
      </w:r>
      <w:bookmarkEnd w:id="43"/>
      <w:r w:rsidRPr="007924DE">
        <w:rPr>
          <w:lang w:val="en-GB"/>
        </w:rPr>
        <w:t xml:space="preserve">  </w:t>
      </w:r>
    </w:p>
    <w:p w14:paraId="3BE0BCD9" w14:textId="18803D94" w:rsidR="00D14AE1" w:rsidRDefault="006C1121" w:rsidP="00EB180D">
      <w:pPr>
        <w:pStyle w:val="Titre2"/>
        <w:rPr>
          <w:lang w:val="en-GB"/>
        </w:rPr>
      </w:pPr>
      <w:bookmarkStart w:id="44" w:name="_Toc138326068"/>
      <w:r w:rsidRPr="007924DE">
        <w:rPr>
          <w:lang w:val="en-GB"/>
        </w:rPr>
        <w:t xml:space="preserve">Architecture </w:t>
      </w:r>
      <w:r w:rsidR="00400071" w:rsidRPr="007924DE">
        <w:rPr>
          <w:lang w:val="en-GB"/>
        </w:rPr>
        <w:t>MVC:</w:t>
      </w:r>
      <w:bookmarkEnd w:id="44"/>
    </w:p>
    <w:p w14:paraId="792D1047" w14:textId="77777777" w:rsidR="006920B0" w:rsidRPr="006920B0" w:rsidRDefault="006920B0" w:rsidP="006920B0">
      <w:pPr>
        <w:rPr>
          <w:lang w:val="en-GB"/>
        </w:rPr>
      </w:pPr>
    </w:p>
    <w:p w14:paraId="37B997F1" w14:textId="5ACD98FC" w:rsidR="00D14AE1" w:rsidRPr="007924DE" w:rsidRDefault="006C1121" w:rsidP="00D14AE1">
      <w:pPr>
        <w:numPr>
          <w:ilvl w:val="0"/>
          <w:numId w:val="5"/>
        </w:numPr>
        <w:autoSpaceDE w:val="0"/>
        <w:autoSpaceDN w:val="0"/>
        <w:adjustRightInd w:val="0"/>
        <w:spacing w:after="200" w:line="276" w:lineRule="auto"/>
        <w:ind w:left="720" w:hanging="360"/>
        <w:rPr>
          <w:rFonts w:cstheme="minorHAnsi"/>
          <w:kern w:val="0"/>
          <w:lang w:val="fr"/>
        </w:rPr>
      </w:pPr>
      <w:r w:rsidRPr="007924DE">
        <w:rPr>
          <w:rFonts w:cstheme="minorHAnsi"/>
          <w:kern w:val="0"/>
          <w:lang w:val="fr"/>
        </w:rPr>
        <w:t xml:space="preserve">Les routes : pour l’affichage de </w:t>
      </w:r>
      <w:r w:rsidR="00D14AE1" w:rsidRPr="007924DE">
        <w:rPr>
          <w:rFonts w:cstheme="minorHAnsi"/>
          <w:kern w:val="0"/>
          <w:lang w:val="fr"/>
        </w:rPr>
        <w:t xml:space="preserve">chaque </w:t>
      </w:r>
      <w:r w:rsidRPr="007924DE">
        <w:rPr>
          <w:rFonts w:cstheme="minorHAnsi"/>
          <w:kern w:val="0"/>
          <w:lang w:val="fr"/>
        </w:rPr>
        <w:t>page</w:t>
      </w:r>
      <w:r w:rsidR="00D14AE1" w:rsidRPr="007924DE">
        <w:rPr>
          <w:rFonts w:cstheme="minorHAnsi"/>
          <w:kern w:val="0"/>
          <w:lang w:val="fr"/>
        </w:rPr>
        <w:t xml:space="preserve"> correspond une route en </w:t>
      </w:r>
      <w:r w:rsidR="00B7085B" w:rsidRPr="007924DE">
        <w:rPr>
          <w:rFonts w:cstheme="minorHAnsi"/>
          <w:kern w:val="0"/>
          <w:lang w:val="fr"/>
        </w:rPr>
        <w:t>méthode GET où POST</w:t>
      </w:r>
      <w:r w:rsidR="00D14AE1" w:rsidRPr="007924DE">
        <w:rPr>
          <w:rFonts w:cstheme="minorHAnsi"/>
          <w:kern w:val="0"/>
          <w:lang w:val="fr"/>
        </w:rPr>
        <w:t xml:space="preserve"> qui </w:t>
      </w:r>
      <w:r w:rsidRPr="007924DE">
        <w:rPr>
          <w:rFonts w:cstheme="minorHAnsi"/>
          <w:kern w:val="0"/>
          <w:lang w:val="fr"/>
        </w:rPr>
        <w:t>appelle</w:t>
      </w:r>
      <w:r w:rsidR="00D14AE1" w:rsidRPr="007924DE">
        <w:rPr>
          <w:rFonts w:cstheme="minorHAnsi"/>
          <w:kern w:val="0"/>
          <w:lang w:val="fr"/>
        </w:rPr>
        <w:t xml:space="preserve"> </w:t>
      </w:r>
      <w:r w:rsidR="00B7085B" w:rsidRPr="007924DE">
        <w:rPr>
          <w:rFonts w:cstheme="minorHAnsi"/>
          <w:kern w:val="0"/>
          <w:lang w:val="fr"/>
        </w:rPr>
        <w:t>la</w:t>
      </w:r>
      <w:r w:rsidR="00D14AE1" w:rsidRPr="007924DE">
        <w:rPr>
          <w:rFonts w:cstheme="minorHAnsi"/>
          <w:kern w:val="0"/>
          <w:lang w:val="fr"/>
        </w:rPr>
        <w:t xml:space="preserve"> fonction du </w:t>
      </w:r>
      <w:r w:rsidR="00400071" w:rsidRPr="007924DE">
        <w:rPr>
          <w:rFonts w:cstheme="minorHAnsi"/>
          <w:kern w:val="0"/>
          <w:lang w:val="fr"/>
        </w:rPr>
        <w:t>contrôleur</w:t>
      </w:r>
      <w:r w:rsidR="00D14AE1" w:rsidRPr="007924DE">
        <w:rPr>
          <w:rFonts w:cstheme="minorHAnsi"/>
          <w:kern w:val="0"/>
          <w:lang w:val="fr"/>
        </w:rPr>
        <w:t xml:space="preserve"> </w:t>
      </w:r>
      <w:r w:rsidRPr="007924DE">
        <w:rPr>
          <w:rFonts w:cstheme="minorHAnsi"/>
          <w:kern w:val="0"/>
          <w:lang w:val="fr"/>
        </w:rPr>
        <w:t>nommé dans cette route</w:t>
      </w:r>
      <w:r w:rsidR="00D14AE1" w:rsidRPr="007924DE">
        <w:rPr>
          <w:rFonts w:cstheme="minorHAnsi"/>
          <w:kern w:val="0"/>
          <w:lang w:val="fr"/>
        </w:rPr>
        <w:t>.</w:t>
      </w:r>
      <w:r w:rsidR="00B7085B" w:rsidRPr="007924DE">
        <w:rPr>
          <w:rFonts w:cstheme="minorHAnsi"/>
          <w:kern w:val="0"/>
          <w:lang w:val="fr"/>
        </w:rPr>
        <w:t xml:space="preserve"> La fonction retourne la vue </w:t>
      </w:r>
      <w:r w:rsidR="007924DE" w:rsidRPr="007924DE">
        <w:rPr>
          <w:rFonts w:cstheme="minorHAnsi"/>
          <w:kern w:val="0"/>
          <w:lang w:val="fr"/>
        </w:rPr>
        <w:t>correspondante. Si</w:t>
      </w:r>
      <w:r w:rsidR="00B7085B" w:rsidRPr="007924DE">
        <w:rPr>
          <w:rFonts w:cstheme="minorHAnsi"/>
          <w:kern w:val="0"/>
          <w:lang w:val="fr"/>
        </w:rPr>
        <w:t xml:space="preserve"> cette vue nécessite l’affichage de données, le contrôleur sollicite une fonction du modèle </w:t>
      </w:r>
      <w:r w:rsidR="007924DE" w:rsidRPr="007924DE">
        <w:rPr>
          <w:rFonts w:cstheme="minorHAnsi"/>
          <w:kern w:val="0"/>
          <w:lang w:val="fr"/>
        </w:rPr>
        <w:t>utilisé. Cette</w:t>
      </w:r>
      <w:r w:rsidR="00B7085B" w:rsidRPr="007924DE">
        <w:rPr>
          <w:rFonts w:cstheme="minorHAnsi"/>
          <w:kern w:val="0"/>
          <w:lang w:val="fr"/>
        </w:rPr>
        <w:t xml:space="preserve"> fonction du modèle effectue alors une requête en base de données et retourne le résultat obtenu. Ces données feront l’objet d’un traitement avant d’être retournées où le seront directement.</w:t>
      </w:r>
    </w:p>
    <w:p w14:paraId="0D3E54DE" w14:textId="3E694651" w:rsidR="00573491" w:rsidRPr="00EB180D" w:rsidRDefault="00385AFE" w:rsidP="00EB180D">
      <w:pPr>
        <w:pStyle w:val="Titre3"/>
      </w:pPr>
      <w:bookmarkStart w:id="45" w:name="_Toc138326069"/>
      <w:r w:rsidRPr="00EB180D">
        <w:t>Schéma</w:t>
      </w:r>
      <w:r w:rsidR="00573491" w:rsidRPr="00EB180D">
        <w:t xml:space="preserve"> du MVC</w:t>
      </w:r>
      <w:bookmarkEnd w:id="45"/>
    </w:p>
    <w:p w14:paraId="459D5F76" w14:textId="7CDEE540" w:rsidR="0078504A" w:rsidRDefault="00274E7E" w:rsidP="00D36AF9">
      <w:pPr>
        <w:autoSpaceDE w:val="0"/>
        <w:autoSpaceDN w:val="0"/>
        <w:adjustRightInd w:val="0"/>
        <w:spacing w:after="200" w:line="276" w:lineRule="auto"/>
        <w:ind w:left="720"/>
        <w:rPr>
          <w:rFonts w:ascii="Calibri" w:hAnsi="Calibri" w:cs="Calibri"/>
          <w:kern w:val="0"/>
          <w:lang w:val="fr"/>
        </w:rPr>
      </w:pPr>
      <w:r>
        <w:rPr>
          <w:rFonts w:ascii="Calibri" w:hAnsi="Calibri" w:cs="Calibri"/>
          <w:noProof/>
          <w:kern w:val="0"/>
          <w:lang w:val="fr"/>
        </w:rPr>
        <w:drawing>
          <wp:inline distT="0" distB="0" distL="0" distR="0" wp14:anchorId="0E0DB0A1" wp14:editId="6AF24E1B">
            <wp:extent cx="3803158" cy="2726015"/>
            <wp:effectExtent l="0" t="0" r="6985" b="0"/>
            <wp:docPr id="727681366" name="Image 727681366"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1366" name="Image 2" descr="Une image contenant texte, capture d’écran, diagramme, conception&#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48994" cy="2758869"/>
                    </a:xfrm>
                    <a:prstGeom prst="rect">
                      <a:avLst/>
                    </a:prstGeom>
                  </pic:spPr>
                </pic:pic>
              </a:graphicData>
            </a:graphic>
          </wp:inline>
        </w:drawing>
      </w:r>
    </w:p>
    <w:p w14:paraId="4008DF6C" w14:textId="70A0D40F" w:rsidR="00573491" w:rsidRPr="00EB180D" w:rsidRDefault="00573491" w:rsidP="00EB180D">
      <w:pPr>
        <w:pStyle w:val="Titre3"/>
      </w:pPr>
      <w:bookmarkStart w:id="46" w:name="_Toc138326070"/>
      <w:r w:rsidRPr="00EB180D">
        <w:t>Le concept du MVC</w:t>
      </w:r>
      <w:bookmarkEnd w:id="46"/>
    </w:p>
    <w:p w14:paraId="663DB383" w14:textId="1BEB5987" w:rsidR="00192E51" w:rsidRPr="007924DE" w:rsidRDefault="00AB2126" w:rsidP="00573491">
      <w:pPr>
        <w:pStyle w:val="Paragraphedeliste"/>
        <w:numPr>
          <w:ilvl w:val="0"/>
          <w:numId w:val="13"/>
        </w:numPr>
        <w:autoSpaceDE w:val="0"/>
        <w:autoSpaceDN w:val="0"/>
        <w:adjustRightInd w:val="0"/>
        <w:spacing w:after="200" w:line="276" w:lineRule="auto"/>
        <w:rPr>
          <w:rFonts w:cstheme="minorHAnsi"/>
          <w:kern w:val="0"/>
          <w:lang w:val="fr"/>
        </w:rPr>
      </w:pPr>
      <w:r w:rsidRPr="00583C12">
        <w:rPr>
          <w:rFonts w:cstheme="minorHAnsi"/>
          <w:kern w:val="0"/>
          <w:u w:val="single"/>
          <w:lang w:val="fr"/>
        </w:rPr>
        <w:t>Modèle</w:t>
      </w:r>
      <w:r w:rsidR="00792358" w:rsidRPr="00583C12">
        <w:rPr>
          <w:rFonts w:cstheme="minorHAnsi"/>
          <w:kern w:val="0"/>
          <w:u w:val="single"/>
          <w:lang w:val="fr"/>
        </w:rPr>
        <w:t xml:space="preserve"> (</w:t>
      </w:r>
      <w:r w:rsidR="00192E51" w:rsidRPr="00583C12">
        <w:rPr>
          <w:rFonts w:cstheme="minorHAnsi"/>
          <w:kern w:val="0"/>
          <w:u w:val="single"/>
          <w:lang w:val="fr"/>
        </w:rPr>
        <w:t>Model)</w:t>
      </w:r>
      <w:r w:rsidR="00192E51" w:rsidRPr="007924DE">
        <w:rPr>
          <w:rFonts w:cstheme="minorHAnsi"/>
          <w:kern w:val="0"/>
          <w:lang w:val="fr"/>
        </w:rPr>
        <w:t xml:space="preserve"> : le modèle est </w:t>
      </w:r>
      <w:r w:rsidR="006920B0">
        <w:rPr>
          <w:rFonts w:cstheme="minorHAnsi"/>
          <w:kern w:val="0"/>
          <w:lang w:val="fr"/>
        </w:rPr>
        <w:t>chargé</w:t>
      </w:r>
      <w:r w:rsidR="00192E51" w:rsidRPr="007924DE">
        <w:rPr>
          <w:rFonts w:cstheme="minorHAnsi"/>
          <w:kern w:val="0"/>
          <w:lang w:val="fr"/>
        </w:rPr>
        <w:t xml:space="preserve"> des interactions avec la base de données. Les requêtes SQL</w:t>
      </w:r>
      <w:r w:rsidR="00583C12">
        <w:rPr>
          <w:rFonts w:cstheme="minorHAnsi"/>
          <w:kern w:val="0"/>
          <w:lang w:val="fr"/>
        </w:rPr>
        <w:t xml:space="preserve"> y</w:t>
      </w:r>
      <w:r w:rsidR="00192E51" w:rsidRPr="007924DE">
        <w:rPr>
          <w:rFonts w:cstheme="minorHAnsi"/>
          <w:kern w:val="0"/>
          <w:lang w:val="fr"/>
        </w:rPr>
        <w:t xml:space="preserve"> sont écrites dans des fonctions qui retournent le résultat de </w:t>
      </w:r>
      <w:r w:rsidR="00455B46" w:rsidRPr="007924DE">
        <w:rPr>
          <w:rFonts w:cstheme="minorHAnsi"/>
          <w:kern w:val="0"/>
          <w:lang w:val="fr"/>
        </w:rPr>
        <w:t>leur requête</w:t>
      </w:r>
      <w:r w:rsidR="00192E51" w:rsidRPr="007924DE">
        <w:rPr>
          <w:rFonts w:cstheme="minorHAnsi"/>
          <w:kern w:val="0"/>
          <w:lang w:val="fr"/>
        </w:rPr>
        <w:t>.</w:t>
      </w:r>
      <w:r w:rsidR="00455B46" w:rsidRPr="007924DE">
        <w:rPr>
          <w:rFonts w:cstheme="minorHAnsi"/>
          <w:kern w:val="0"/>
          <w:lang w:val="fr"/>
        </w:rPr>
        <w:t xml:space="preserve"> Le </w:t>
      </w:r>
      <w:r w:rsidR="00D570B7" w:rsidRPr="007924DE">
        <w:rPr>
          <w:rFonts w:cstheme="minorHAnsi"/>
          <w:kern w:val="0"/>
          <w:lang w:val="fr"/>
        </w:rPr>
        <w:t>modèle est</w:t>
      </w:r>
      <w:r w:rsidR="00455B46" w:rsidRPr="007924DE">
        <w:rPr>
          <w:rFonts w:cstheme="minorHAnsi"/>
          <w:kern w:val="0"/>
          <w:lang w:val="fr"/>
        </w:rPr>
        <w:t xml:space="preserve"> représenté par une classe.</w:t>
      </w:r>
    </w:p>
    <w:p w14:paraId="4A20F4AC" w14:textId="1DC8A8FB" w:rsidR="00D36AF9" w:rsidRPr="007924DE" w:rsidRDefault="00192E51" w:rsidP="00D14AE1">
      <w:pPr>
        <w:numPr>
          <w:ilvl w:val="0"/>
          <w:numId w:val="5"/>
        </w:numPr>
        <w:autoSpaceDE w:val="0"/>
        <w:autoSpaceDN w:val="0"/>
        <w:adjustRightInd w:val="0"/>
        <w:spacing w:after="200" w:line="276" w:lineRule="auto"/>
        <w:ind w:left="720" w:hanging="360"/>
        <w:rPr>
          <w:rFonts w:cstheme="minorHAnsi"/>
          <w:kern w:val="0"/>
          <w:lang w:val="fr"/>
        </w:rPr>
      </w:pPr>
      <w:r w:rsidRPr="007924DE">
        <w:rPr>
          <w:rFonts w:cstheme="minorHAnsi"/>
          <w:kern w:val="0"/>
          <w:lang w:val="fr"/>
        </w:rPr>
        <w:t>Vue(view) : La vue est responsable de la représentation graphique des données</w:t>
      </w:r>
      <w:r w:rsidR="00455B46" w:rsidRPr="007924DE">
        <w:rPr>
          <w:rFonts w:cstheme="minorHAnsi"/>
          <w:kern w:val="0"/>
          <w:lang w:val="fr"/>
        </w:rPr>
        <w:t xml:space="preserve"> récupérées en base de données et transmises par le contrôleur.</w:t>
      </w:r>
    </w:p>
    <w:p w14:paraId="6606BA7C" w14:textId="4F57D3CA" w:rsidR="00D14AE1" w:rsidRDefault="00192E51" w:rsidP="00D14AE1">
      <w:pPr>
        <w:numPr>
          <w:ilvl w:val="0"/>
          <w:numId w:val="5"/>
        </w:numPr>
        <w:autoSpaceDE w:val="0"/>
        <w:autoSpaceDN w:val="0"/>
        <w:adjustRightInd w:val="0"/>
        <w:spacing w:after="200" w:line="276" w:lineRule="auto"/>
        <w:ind w:left="720" w:hanging="360"/>
        <w:rPr>
          <w:rFonts w:cstheme="minorHAnsi"/>
          <w:kern w:val="0"/>
          <w:lang w:val="fr"/>
        </w:rPr>
      </w:pPr>
      <w:r w:rsidRPr="007924DE">
        <w:rPr>
          <w:rFonts w:cstheme="minorHAnsi"/>
          <w:kern w:val="0"/>
          <w:u w:val="single"/>
          <w:lang w:val="fr"/>
        </w:rPr>
        <w:t xml:space="preserve"> </w:t>
      </w:r>
      <w:r w:rsidR="00792358" w:rsidRPr="007924DE">
        <w:rPr>
          <w:rFonts w:cstheme="minorHAnsi"/>
          <w:kern w:val="0"/>
          <w:u w:val="single"/>
          <w:lang w:val="fr"/>
        </w:rPr>
        <w:t>Contrôleur (</w:t>
      </w:r>
      <w:r w:rsidRPr="007924DE">
        <w:rPr>
          <w:rFonts w:cstheme="minorHAnsi"/>
          <w:kern w:val="0"/>
          <w:u w:val="single"/>
          <w:lang w:val="fr"/>
        </w:rPr>
        <w:t>Controller</w:t>
      </w:r>
      <w:r w:rsidR="00AB2126" w:rsidRPr="007924DE">
        <w:rPr>
          <w:rFonts w:cstheme="minorHAnsi"/>
          <w:kern w:val="0"/>
          <w:u w:val="single"/>
          <w:lang w:val="fr"/>
        </w:rPr>
        <w:t>)</w:t>
      </w:r>
      <w:r w:rsidR="00AB2126" w:rsidRPr="007924DE">
        <w:rPr>
          <w:rFonts w:cstheme="minorHAnsi"/>
          <w:kern w:val="0"/>
          <w:lang w:val="fr"/>
        </w:rPr>
        <w:t>.</w:t>
      </w:r>
      <w:r w:rsidR="006C1121" w:rsidRPr="007924DE">
        <w:rPr>
          <w:rFonts w:cstheme="minorHAnsi"/>
          <w:kern w:val="0"/>
          <w:lang w:val="fr"/>
        </w:rPr>
        <w:t xml:space="preserve"> L</w:t>
      </w:r>
      <w:r w:rsidR="00D14AE1" w:rsidRPr="007924DE">
        <w:rPr>
          <w:rFonts w:cstheme="minorHAnsi"/>
          <w:kern w:val="0"/>
          <w:lang w:val="fr"/>
        </w:rPr>
        <w:t xml:space="preserve">e </w:t>
      </w:r>
      <w:r w:rsidR="00400071" w:rsidRPr="007924DE">
        <w:rPr>
          <w:rFonts w:cstheme="minorHAnsi"/>
          <w:kern w:val="0"/>
          <w:lang w:val="fr"/>
        </w:rPr>
        <w:t>contrôleu</w:t>
      </w:r>
      <w:r w:rsidR="00B7085B" w:rsidRPr="007924DE">
        <w:rPr>
          <w:rFonts w:cstheme="minorHAnsi"/>
          <w:kern w:val="0"/>
          <w:lang w:val="fr"/>
        </w:rPr>
        <w:t xml:space="preserve">r </w:t>
      </w:r>
      <w:r w:rsidRPr="007924DE">
        <w:rPr>
          <w:rFonts w:cstheme="minorHAnsi"/>
          <w:kern w:val="0"/>
          <w:lang w:val="fr"/>
        </w:rPr>
        <w:t>est</w:t>
      </w:r>
      <w:r w:rsidR="00B7085B" w:rsidRPr="007924DE">
        <w:rPr>
          <w:rFonts w:cstheme="minorHAnsi"/>
          <w:kern w:val="0"/>
          <w:lang w:val="fr"/>
        </w:rPr>
        <w:t xml:space="preserve"> responsable de la gestion des interactions entre le modèle et la </w:t>
      </w:r>
      <w:r w:rsidRPr="007924DE">
        <w:rPr>
          <w:rFonts w:cstheme="minorHAnsi"/>
          <w:kern w:val="0"/>
          <w:lang w:val="fr"/>
        </w:rPr>
        <w:t xml:space="preserve">vue. Il traite les requêtes de l’utilisateur. </w:t>
      </w:r>
      <w:r w:rsidR="00455B46" w:rsidRPr="007924DE">
        <w:rPr>
          <w:rFonts w:cstheme="minorHAnsi"/>
          <w:kern w:val="0"/>
          <w:lang w:val="fr"/>
        </w:rPr>
        <w:t xml:space="preserve">Lui aussi  </w:t>
      </w:r>
      <w:r w:rsidRPr="007924DE">
        <w:rPr>
          <w:rFonts w:cstheme="minorHAnsi"/>
          <w:kern w:val="0"/>
          <w:lang w:val="fr"/>
        </w:rPr>
        <w:t xml:space="preserve"> est représenté par une </w:t>
      </w:r>
      <w:r w:rsidR="004F69CF" w:rsidRPr="007924DE">
        <w:rPr>
          <w:rFonts w:cstheme="minorHAnsi"/>
          <w:kern w:val="0"/>
          <w:lang w:val="fr"/>
        </w:rPr>
        <w:t>classe.</w:t>
      </w:r>
      <w:r w:rsidR="004F69CF">
        <w:rPr>
          <w:rFonts w:cstheme="minorHAnsi"/>
          <w:kern w:val="0"/>
          <w:lang w:val="fr"/>
        </w:rPr>
        <w:t xml:space="preserve"> Il</w:t>
      </w:r>
      <w:r w:rsidR="00583C12">
        <w:rPr>
          <w:rFonts w:cstheme="minorHAnsi"/>
          <w:kern w:val="0"/>
          <w:lang w:val="fr"/>
        </w:rPr>
        <w:t xml:space="preserve"> </w:t>
      </w:r>
      <w:r w:rsidR="004F69CF">
        <w:rPr>
          <w:rFonts w:cstheme="minorHAnsi"/>
          <w:kern w:val="0"/>
          <w:lang w:val="fr"/>
        </w:rPr>
        <w:t>sollicite</w:t>
      </w:r>
      <w:r w:rsidR="00583C12">
        <w:rPr>
          <w:rFonts w:cstheme="minorHAnsi"/>
          <w:kern w:val="0"/>
          <w:lang w:val="fr"/>
        </w:rPr>
        <w:t xml:space="preserve"> le modèle en lui fournissant des paramètres pour mener des requêtes en base de données et lui retourne les informations qu’il lui faut pour les transmettre à la vue qui l’a elle-même so</w:t>
      </w:r>
      <w:r w:rsidR="004F69CF">
        <w:rPr>
          <w:rFonts w:cstheme="minorHAnsi"/>
          <w:kern w:val="0"/>
          <w:lang w:val="fr"/>
        </w:rPr>
        <w:t>l</w:t>
      </w:r>
      <w:r w:rsidR="00583C12">
        <w:rPr>
          <w:rFonts w:cstheme="minorHAnsi"/>
          <w:kern w:val="0"/>
          <w:lang w:val="fr"/>
        </w:rPr>
        <w:t>licité</w:t>
      </w:r>
      <w:r w:rsidR="004F69CF">
        <w:rPr>
          <w:rFonts w:cstheme="minorHAnsi"/>
          <w:kern w:val="0"/>
          <w:lang w:val="fr"/>
        </w:rPr>
        <w:t xml:space="preserve"> </w:t>
      </w:r>
      <w:r w:rsidR="00583C12">
        <w:rPr>
          <w:rFonts w:cstheme="minorHAnsi"/>
          <w:kern w:val="0"/>
          <w:lang w:val="fr"/>
        </w:rPr>
        <w:t xml:space="preserve">.Si besoin c’est lui qui est chargé de les manipuler. </w:t>
      </w:r>
    </w:p>
    <w:p w14:paraId="6C62337D" w14:textId="1940FFE9" w:rsidR="00583C12" w:rsidRPr="007924DE" w:rsidRDefault="00583C12" w:rsidP="00D14AE1">
      <w:pPr>
        <w:numPr>
          <w:ilvl w:val="0"/>
          <w:numId w:val="5"/>
        </w:numPr>
        <w:autoSpaceDE w:val="0"/>
        <w:autoSpaceDN w:val="0"/>
        <w:adjustRightInd w:val="0"/>
        <w:spacing w:after="200" w:line="276" w:lineRule="auto"/>
        <w:ind w:left="720" w:hanging="360"/>
        <w:rPr>
          <w:rFonts w:cstheme="minorHAnsi"/>
          <w:kern w:val="0"/>
          <w:lang w:val="fr"/>
        </w:rPr>
      </w:pPr>
      <w:r>
        <w:rPr>
          <w:rFonts w:cstheme="minorHAnsi"/>
          <w:kern w:val="0"/>
          <w:u w:val="single"/>
          <w:lang w:val="fr"/>
        </w:rPr>
        <w:t>La Vue(View) </w:t>
      </w:r>
      <w:r w:rsidRPr="00583C12">
        <w:rPr>
          <w:rFonts w:cstheme="minorHAnsi"/>
          <w:kern w:val="0"/>
          <w:lang w:val="fr"/>
        </w:rPr>
        <w:t>:</w:t>
      </w:r>
      <w:r>
        <w:rPr>
          <w:rFonts w:cstheme="minorHAnsi"/>
          <w:kern w:val="0"/>
          <w:lang w:val="fr"/>
        </w:rPr>
        <w:t xml:space="preserve"> Ell</w:t>
      </w:r>
      <w:r w:rsidR="003D6BE0">
        <w:rPr>
          <w:rFonts w:cstheme="minorHAnsi"/>
          <w:kern w:val="0"/>
          <w:lang w:val="fr"/>
        </w:rPr>
        <w:t>e</w:t>
      </w:r>
      <w:r>
        <w:rPr>
          <w:rFonts w:cstheme="minorHAnsi"/>
          <w:kern w:val="0"/>
          <w:lang w:val="fr"/>
        </w:rPr>
        <w:t xml:space="preserve"> est en charge de l’affichage des données qui ont été récupérées </w:t>
      </w:r>
      <w:r w:rsidR="003D6BE0">
        <w:rPr>
          <w:rFonts w:cstheme="minorHAnsi"/>
          <w:kern w:val="0"/>
          <w:lang w:val="fr"/>
        </w:rPr>
        <w:t xml:space="preserve">en base de données </w:t>
      </w:r>
      <w:r>
        <w:rPr>
          <w:rFonts w:cstheme="minorHAnsi"/>
          <w:kern w:val="0"/>
          <w:lang w:val="fr"/>
        </w:rPr>
        <w:t xml:space="preserve">par le modèle </w:t>
      </w:r>
      <w:r w:rsidR="003D6BE0">
        <w:rPr>
          <w:rFonts w:cstheme="minorHAnsi"/>
          <w:kern w:val="0"/>
          <w:lang w:val="fr"/>
        </w:rPr>
        <w:t>et transmises par le contrôleur.</w:t>
      </w:r>
    </w:p>
    <w:p w14:paraId="484B6126" w14:textId="77777777" w:rsidR="003D6BE0" w:rsidRDefault="003D6BE0">
      <w:pPr>
        <w:rPr>
          <w:rFonts w:asciiTheme="majorHAnsi" w:eastAsiaTheme="majorEastAsia" w:hAnsiTheme="majorHAnsi" w:cstheme="majorBidi"/>
          <w:i/>
          <w:iCs/>
          <w:color w:val="2F5496" w:themeColor="accent1" w:themeShade="BF"/>
        </w:rPr>
      </w:pPr>
      <w:r>
        <w:br w:type="page"/>
      </w:r>
    </w:p>
    <w:p w14:paraId="56ED2AB8" w14:textId="1B91ED5A" w:rsidR="009420AD" w:rsidRDefault="00573491" w:rsidP="00EB180D">
      <w:pPr>
        <w:pStyle w:val="Titre3"/>
        <w:sectPr w:rsidR="009420AD" w:rsidSect="00475BDA">
          <w:type w:val="continuous"/>
          <w:pgSz w:w="12240" w:h="15840"/>
          <w:pgMar w:top="720" w:right="720" w:bottom="720" w:left="720" w:header="283" w:footer="720" w:gutter="0"/>
          <w:pgNumType w:start="0"/>
          <w:cols w:space="720"/>
          <w:noEndnote/>
          <w:titlePg/>
          <w:docGrid w:linePitch="299"/>
        </w:sectPr>
      </w:pPr>
      <w:bookmarkStart w:id="47" w:name="_Toc138326071"/>
      <w:r w:rsidRPr="007924DE">
        <w:lastRenderedPageBreak/>
        <w:t xml:space="preserve">Exemple </w:t>
      </w:r>
      <w:r w:rsidR="00E80FCE">
        <w:t xml:space="preserve">pour </w:t>
      </w:r>
      <w:r w:rsidR="00E80FCE" w:rsidRPr="007924DE">
        <w:t>la</w:t>
      </w:r>
      <w:r w:rsidRPr="007924DE">
        <w:t xml:space="preserve"> récupération de tous les tickets de l’utilisateur</w:t>
      </w:r>
      <w:bookmarkEnd w:id="47"/>
    </w:p>
    <w:p w14:paraId="2B2D2142" w14:textId="0C15A3AD" w:rsidR="00D14AE1" w:rsidRPr="007924DE" w:rsidRDefault="002B2503" w:rsidP="00D95A8B">
      <w:pPr>
        <w:autoSpaceDE w:val="0"/>
        <w:autoSpaceDN w:val="0"/>
        <w:adjustRightInd w:val="0"/>
        <w:spacing w:after="200" w:line="276" w:lineRule="auto"/>
        <w:ind w:left="720"/>
        <w:rPr>
          <w:rFonts w:cstheme="minorHAnsi"/>
          <w:kern w:val="0"/>
          <w:lang w:val="fr"/>
        </w:rPr>
      </w:pPr>
      <w:r w:rsidRPr="007924DE">
        <w:rPr>
          <w:rFonts w:cstheme="minorHAnsi"/>
          <w:kern w:val="0"/>
          <w:lang w:val="fr"/>
        </w:rPr>
        <w:t xml:space="preserve">En suivant </w:t>
      </w:r>
      <w:r w:rsidR="00573491" w:rsidRPr="007924DE">
        <w:rPr>
          <w:rFonts w:cstheme="minorHAnsi"/>
          <w:kern w:val="0"/>
          <w:lang w:val="fr"/>
        </w:rPr>
        <w:t xml:space="preserve">le </w:t>
      </w:r>
      <w:r w:rsidRPr="007924DE">
        <w:rPr>
          <w:rFonts w:cstheme="minorHAnsi"/>
          <w:kern w:val="0"/>
          <w:lang w:val="fr"/>
        </w:rPr>
        <w:t>processus d’appel dans le MVC :</w:t>
      </w:r>
    </w:p>
    <w:p w14:paraId="4EA66DA6" w14:textId="409E1843" w:rsidR="00D22BB7" w:rsidRPr="00895D52" w:rsidRDefault="00895D52" w:rsidP="00AB2126">
      <w:pPr>
        <w:rPr>
          <w:lang w:val="fr"/>
        </w:rPr>
      </w:pPr>
      <w:r w:rsidRPr="00927CE5">
        <w:rPr>
          <w:rStyle w:val="Titre4Car"/>
          <w:i w:val="0"/>
          <w:iCs w:val="0"/>
        </w:rPr>
        <w:t>La route</w:t>
      </w:r>
      <w:r w:rsidR="006C64CB">
        <w:rPr>
          <w:rStyle w:val="Titre4Car"/>
          <w:i w:val="0"/>
          <w:iCs w:val="0"/>
        </w:rPr>
        <w:t xml:space="preserve"> : Dans</w:t>
      </w:r>
      <w:r w:rsidR="00D95A8B" w:rsidRPr="00895D52">
        <w:rPr>
          <w:rFonts w:ascii="Calibri" w:hAnsi="Calibri" w:cs="Calibri"/>
          <w:kern w:val="0"/>
          <w:lang w:val="fr"/>
        </w:rPr>
        <w:t xml:space="preserve"> </w:t>
      </w:r>
      <w:r w:rsidR="00400071" w:rsidRPr="00895D52">
        <w:rPr>
          <w:rFonts w:ascii="Calibri" w:hAnsi="Calibri" w:cs="Calibri"/>
          <w:kern w:val="0"/>
          <w:lang w:val="fr"/>
        </w:rPr>
        <w:t>l’exemple</w:t>
      </w:r>
      <w:r w:rsidR="00D95A8B" w:rsidRPr="00895D52">
        <w:rPr>
          <w:rFonts w:ascii="Calibri" w:hAnsi="Calibri" w:cs="Calibri"/>
          <w:kern w:val="0"/>
          <w:lang w:val="fr"/>
        </w:rPr>
        <w:t xml:space="preserve"> </w:t>
      </w:r>
      <w:r w:rsidR="00CF4F37" w:rsidRPr="00895D52">
        <w:rPr>
          <w:rFonts w:ascii="Calibri" w:hAnsi="Calibri" w:cs="Calibri"/>
          <w:kern w:val="0"/>
          <w:lang w:val="fr"/>
        </w:rPr>
        <w:t xml:space="preserve">suivant </w:t>
      </w:r>
      <w:r w:rsidR="00D95A8B" w:rsidRPr="00895D52">
        <w:rPr>
          <w:rFonts w:ascii="Calibri" w:hAnsi="Calibri" w:cs="Calibri"/>
          <w:kern w:val="0"/>
          <w:lang w:val="fr"/>
        </w:rPr>
        <w:t xml:space="preserve">on peut </w:t>
      </w:r>
      <w:r w:rsidR="00D22BB7" w:rsidRPr="00895D52">
        <w:rPr>
          <w:rFonts w:ascii="Calibri" w:hAnsi="Calibri" w:cs="Calibri"/>
          <w:kern w:val="0"/>
          <w:lang w:val="fr"/>
        </w:rPr>
        <w:t>voir la route ‘/ti</w:t>
      </w:r>
      <w:r w:rsidR="00D22BB7" w:rsidRPr="00895D52">
        <w:rPr>
          <w:rFonts w:ascii="Calibri" w:hAnsi="Calibri" w:cs="Calibri"/>
          <w:noProof/>
          <w:kern w:val="0"/>
          <w:lang w:val="fr"/>
        </w:rPr>
        <w:t>ckets’ en GET qui</w:t>
      </w:r>
      <w:r w:rsidR="00455B46" w:rsidRPr="00895D52">
        <w:rPr>
          <w:rFonts w:ascii="Calibri" w:hAnsi="Calibri" w:cs="Calibri"/>
          <w:noProof/>
          <w:kern w:val="0"/>
          <w:lang w:val="fr"/>
        </w:rPr>
        <w:t xml:space="preserve"> </w:t>
      </w:r>
      <w:r w:rsidR="00D22BB7" w:rsidRPr="00895D52">
        <w:rPr>
          <w:rFonts w:ascii="Calibri" w:hAnsi="Calibri" w:cs="Calibri"/>
          <w:noProof/>
          <w:kern w:val="0"/>
          <w:lang w:val="fr"/>
        </w:rPr>
        <w:t>fait appel à la fonction ‘</w:t>
      </w:r>
      <w:r w:rsidR="00455B46" w:rsidRPr="00895D52">
        <w:rPr>
          <w:rFonts w:ascii="Calibri" w:hAnsi="Calibri" w:cs="Calibri"/>
          <w:noProof/>
          <w:kern w:val="0"/>
          <w:lang w:val="fr"/>
        </w:rPr>
        <w:t>a</w:t>
      </w:r>
      <w:r w:rsidR="00D22BB7" w:rsidRPr="00895D52">
        <w:rPr>
          <w:rFonts w:ascii="Calibri" w:hAnsi="Calibri" w:cs="Calibri"/>
          <w:noProof/>
          <w:kern w:val="0"/>
          <w:lang w:val="fr"/>
        </w:rPr>
        <w:t xml:space="preserve">llTickets’ du ticketsController. </w:t>
      </w:r>
    </w:p>
    <w:p w14:paraId="10E80573" w14:textId="7BDA9E0E" w:rsidR="009C135B" w:rsidRDefault="003D6BE0" w:rsidP="002A0635">
      <w:pPr>
        <w:pStyle w:val="Paragraphedeliste"/>
        <w:autoSpaceDE w:val="0"/>
        <w:autoSpaceDN w:val="0"/>
        <w:adjustRightInd w:val="0"/>
        <w:spacing w:after="200" w:line="276" w:lineRule="auto"/>
        <w:ind w:left="1080"/>
        <w:rPr>
          <w:rFonts w:ascii="Calibri" w:hAnsi="Calibri" w:cs="Calibri"/>
          <w:kern w:val="0"/>
          <w:lang w:val="fr"/>
        </w:rPr>
      </w:pPr>
      <w:r>
        <w:rPr>
          <w:noProof/>
          <w:lang w:val="fr"/>
        </w:rPr>
        <mc:AlternateContent>
          <mc:Choice Requires="wps">
            <w:drawing>
              <wp:anchor distT="0" distB="0" distL="114300" distR="114300" simplePos="0" relativeHeight="251665408" behindDoc="0" locked="0" layoutInCell="1" allowOverlap="1" wp14:anchorId="0CEE819D" wp14:editId="7693B4F4">
                <wp:simplePos x="0" y="0"/>
                <wp:positionH relativeFrom="column">
                  <wp:posOffset>3478241</wp:posOffset>
                </wp:positionH>
                <wp:positionV relativeFrom="paragraph">
                  <wp:posOffset>289040</wp:posOffset>
                </wp:positionV>
                <wp:extent cx="838200" cy="997528"/>
                <wp:effectExtent l="38100" t="0" r="19050" b="50800"/>
                <wp:wrapNone/>
                <wp:docPr id="2003280564" name="Connecteur droit avec flèche 2003280564"/>
                <wp:cNvGraphicFramePr/>
                <a:graphic xmlns:a="http://schemas.openxmlformats.org/drawingml/2006/main">
                  <a:graphicData uri="http://schemas.microsoft.com/office/word/2010/wordprocessingShape">
                    <wps:wsp>
                      <wps:cNvCnPr/>
                      <wps:spPr>
                        <a:xfrm flipH="1">
                          <a:off x="0" y="0"/>
                          <a:ext cx="838200" cy="997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4D5C2" id="Connecteur droit avec flèche 2003280564" o:spid="_x0000_s1026" type="#_x0000_t32" style="position:absolute;margin-left:273.9pt;margin-top:22.75pt;width:66pt;height:78.5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" strokecolor="#4472c4 [3204]" strokeweight=".5pt">
                <v:stroke endarrow="block" joinstyle="miter"/>
              </v:shape>
            </w:pict>
          </mc:Fallback>
        </mc:AlternateContent>
      </w:r>
      <w:r w:rsidR="00D95A8B">
        <w:rPr>
          <w:noProof/>
          <w:lang w:val="fr"/>
        </w:rPr>
        <w:drawing>
          <wp:inline distT="0" distB="0" distL="0" distR="0" wp14:anchorId="7710452E" wp14:editId="463EF523">
            <wp:extent cx="5972810" cy="654685"/>
            <wp:effectExtent l="0" t="0" r="8890" b="0"/>
            <wp:docPr id="1251167087" name="Image 125116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67087" name="Image 1251167087"/>
                    <pic:cNvPicPr/>
                  </pic:nvPicPr>
                  <pic:blipFill>
                    <a:blip r:embed="rId40">
                      <a:extLst>
                        <a:ext uri="{28A0092B-C50C-407E-A947-70E740481C1C}">
                          <a14:useLocalDpi xmlns:a14="http://schemas.microsoft.com/office/drawing/2010/main" val="0"/>
                        </a:ext>
                      </a:extLst>
                    </a:blip>
                    <a:stretch>
                      <a:fillRect/>
                    </a:stretch>
                  </pic:blipFill>
                  <pic:spPr>
                    <a:xfrm>
                      <a:off x="0" y="0"/>
                      <a:ext cx="5972810" cy="654685"/>
                    </a:xfrm>
                    <a:prstGeom prst="rect">
                      <a:avLst/>
                    </a:prstGeom>
                  </pic:spPr>
                </pic:pic>
              </a:graphicData>
            </a:graphic>
          </wp:inline>
        </w:drawing>
      </w:r>
    </w:p>
    <w:p w14:paraId="3C847040" w14:textId="6DA64A2F" w:rsidR="0078504A" w:rsidRPr="002A0635" w:rsidRDefault="0078504A" w:rsidP="002A0635">
      <w:pPr>
        <w:pStyle w:val="Paragraphedeliste"/>
        <w:autoSpaceDE w:val="0"/>
        <w:autoSpaceDN w:val="0"/>
        <w:adjustRightInd w:val="0"/>
        <w:spacing w:after="200" w:line="276" w:lineRule="auto"/>
        <w:ind w:left="1080"/>
        <w:rPr>
          <w:rFonts w:ascii="Calibri" w:hAnsi="Calibri" w:cs="Calibri"/>
          <w:kern w:val="0"/>
          <w:lang w:val="fr"/>
        </w:rPr>
      </w:pPr>
    </w:p>
    <w:p w14:paraId="66F8E977" w14:textId="77777777" w:rsidR="00895D52" w:rsidRPr="00927CE5" w:rsidRDefault="00455B46" w:rsidP="00927CE5">
      <w:pPr>
        <w:pStyle w:val="Paragraphedeliste"/>
        <w:numPr>
          <w:ilvl w:val="0"/>
          <w:numId w:val="15"/>
        </w:numPr>
        <w:rPr>
          <w:rStyle w:val="Titre4Car"/>
          <w:rFonts w:asciiTheme="minorHAnsi" w:eastAsiaTheme="minorHAnsi" w:hAnsiTheme="minorHAnsi" w:cstheme="minorHAnsi"/>
          <w:i w:val="0"/>
          <w:iCs w:val="0"/>
          <w:color w:val="auto"/>
          <w:u w:val="single"/>
        </w:rPr>
      </w:pPr>
      <w:r w:rsidRPr="00927CE5">
        <w:rPr>
          <w:u w:val="single"/>
        </w:rPr>
        <w:t>Le</w:t>
      </w:r>
      <w:r w:rsidRPr="00927CE5">
        <w:rPr>
          <w:rStyle w:val="Titre4Car"/>
          <w:rFonts w:asciiTheme="minorHAnsi" w:hAnsiTheme="minorHAnsi" w:cstheme="minorHAnsi"/>
          <w:i w:val="0"/>
          <w:iCs w:val="0"/>
          <w:u w:val="single"/>
        </w:rPr>
        <w:t xml:space="preserve"> </w:t>
      </w:r>
      <w:r w:rsidRPr="00927CE5">
        <w:rPr>
          <w:u w:val="single"/>
        </w:rPr>
        <w:t>contrôleur</w:t>
      </w:r>
      <w:r w:rsidR="00052611" w:rsidRPr="00927CE5">
        <w:rPr>
          <w:u w:val="single"/>
        </w:rPr>
        <w:t xml:space="preserve"> :</w:t>
      </w:r>
    </w:p>
    <w:p w14:paraId="12F9734B" w14:textId="2B0B2E38" w:rsidR="00B35DEB" w:rsidRDefault="00052611" w:rsidP="00895D52">
      <w:pPr>
        <w:pStyle w:val="Paragraphedeliste"/>
        <w:ind w:left="1777"/>
      </w:pPr>
      <w:r w:rsidRPr="007924DE">
        <w:rPr>
          <w:rFonts w:cstheme="minorHAnsi"/>
        </w:rPr>
        <w:t xml:space="preserve"> Voici</w:t>
      </w:r>
      <w:r w:rsidR="00D22BB7" w:rsidRPr="007924DE">
        <w:rPr>
          <w:rFonts w:cstheme="minorHAnsi"/>
        </w:rPr>
        <w:t xml:space="preserve"> ici le détail de la fonction </w:t>
      </w:r>
      <w:r w:rsidR="002B2503" w:rsidRPr="007924DE">
        <w:rPr>
          <w:rFonts w:cstheme="minorHAnsi"/>
        </w:rPr>
        <w:t xml:space="preserve">du </w:t>
      </w:r>
      <w:r w:rsidR="00CF4F37" w:rsidRPr="007924DE">
        <w:rPr>
          <w:rFonts w:cstheme="minorHAnsi"/>
        </w:rPr>
        <w:t>contrôleur</w:t>
      </w:r>
      <w:r w:rsidR="002B2503" w:rsidRPr="007924DE">
        <w:rPr>
          <w:rFonts w:cstheme="minorHAnsi"/>
        </w:rPr>
        <w:t xml:space="preserve"> </w:t>
      </w:r>
      <w:r w:rsidR="00D22BB7" w:rsidRPr="007924DE">
        <w:rPr>
          <w:rFonts w:cstheme="minorHAnsi"/>
        </w:rPr>
        <w:t xml:space="preserve">appelé dans la route </w:t>
      </w:r>
      <w:r w:rsidR="002B2503" w:rsidRPr="007924DE">
        <w:rPr>
          <w:rFonts w:cstheme="minorHAnsi"/>
        </w:rPr>
        <w:t>au-dessus</w:t>
      </w:r>
      <w:r w:rsidR="00D22BB7" w:rsidRPr="007924DE">
        <w:rPr>
          <w:rFonts w:cstheme="minorHAnsi"/>
        </w:rPr>
        <w:t> :</w:t>
      </w:r>
    </w:p>
    <w:p w14:paraId="0B98249C" w14:textId="0CA0CAD4" w:rsidR="00D22BB7" w:rsidRDefault="003D6BE0" w:rsidP="00D22BB7">
      <w:pPr>
        <w:pStyle w:val="Paragraphedeliste"/>
        <w:ind w:left="1080"/>
      </w:pPr>
      <w:r>
        <w:rPr>
          <w:noProof/>
        </w:rPr>
        <mc:AlternateContent>
          <mc:Choice Requires="wps">
            <w:drawing>
              <wp:anchor distT="0" distB="0" distL="114300" distR="114300" simplePos="0" relativeHeight="251667456" behindDoc="0" locked="0" layoutInCell="1" allowOverlap="1" wp14:anchorId="0F784A59" wp14:editId="281D1D20">
                <wp:simplePos x="0" y="0"/>
                <wp:positionH relativeFrom="column">
                  <wp:posOffset>2688532</wp:posOffset>
                </wp:positionH>
                <wp:positionV relativeFrom="paragraph">
                  <wp:posOffset>1048442</wp:posOffset>
                </wp:positionV>
                <wp:extent cx="1842655" cy="2694709"/>
                <wp:effectExtent l="38100" t="0" r="24765" b="48895"/>
                <wp:wrapNone/>
                <wp:docPr id="792324970" name="Connecteur droit avec flèche 792324970"/>
                <wp:cNvGraphicFramePr/>
                <a:graphic xmlns:a="http://schemas.openxmlformats.org/drawingml/2006/main">
                  <a:graphicData uri="http://schemas.microsoft.com/office/word/2010/wordprocessingShape">
                    <wps:wsp>
                      <wps:cNvCnPr/>
                      <wps:spPr>
                        <a:xfrm flipH="1">
                          <a:off x="0" y="0"/>
                          <a:ext cx="1842655" cy="2694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D528E" id="Connecteur droit avec flèche 792324970" o:spid="_x0000_s1026" type="#_x0000_t32" style="position:absolute;margin-left:211.7pt;margin-top:82.55pt;width:145.1pt;height:212.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" strokecolor="#4472c4 [3204]" strokeweight=".5pt">
                <v:stroke endarrow="block" joinstyle="miter"/>
              </v:shape>
            </w:pict>
          </mc:Fallback>
        </mc:AlternateContent>
      </w:r>
      <w:r w:rsidR="00EA4B23">
        <w:rPr>
          <w:noProof/>
        </w:rPr>
        <w:drawing>
          <wp:inline distT="0" distB="0" distL="0" distR="0" wp14:anchorId="49A550A7" wp14:editId="11D1A2A9">
            <wp:extent cx="5132749" cy="1774418"/>
            <wp:effectExtent l="0" t="0" r="0" b="0"/>
            <wp:docPr id="11284714" name="Image 1128471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14" name="Image 9" descr="Une image contenant texte, capture d’écran, Police, logiciel&#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132749" cy="1774418"/>
                    </a:xfrm>
                    <a:prstGeom prst="rect">
                      <a:avLst/>
                    </a:prstGeom>
                  </pic:spPr>
                </pic:pic>
              </a:graphicData>
            </a:graphic>
          </wp:inline>
        </w:drawing>
      </w:r>
    </w:p>
    <w:p w14:paraId="187E03BE" w14:textId="43F9D9BE" w:rsidR="00D22BB7" w:rsidRDefault="00D22BB7" w:rsidP="00D22BB7">
      <w:pPr>
        <w:pStyle w:val="Paragraphedeliste"/>
        <w:ind w:left="1080"/>
      </w:pPr>
    </w:p>
    <w:p w14:paraId="2AF01CB1" w14:textId="0F91CCC8" w:rsidR="002B2503" w:rsidRDefault="00364ABB" w:rsidP="00D22BB7">
      <w:pPr>
        <w:pStyle w:val="Paragraphedeliste"/>
        <w:ind w:left="1080"/>
      </w:pPr>
      <w:r>
        <w:rPr>
          <w:noProof/>
        </w:rPr>
        <mc:AlternateContent>
          <mc:Choice Requires="wps">
            <w:drawing>
              <wp:anchor distT="0" distB="0" distL="114300" distR="114300" simplePos="0" relativeHeight="251669504" behindDoc="0" locked="0" layoutInCell="1" allowOverlap="1" wp14:anchorId="0A1B098D" wp14:editId="681F5ED0">
                <wp:simplePos x="0" y="0"/>
                <wp:positionH relativeFrom="column">
                  <wp:posOffset>4967605</wp:posOffset>
                </wp:positionH>
                <wp:positionV relativeFrom="paragraph">
                  <wp:posOffset>25342</wp:posOffset>
                </wp:positionV>
                <wp:extent cx="1468582" cy="2209800"/>
                <wp:effectExtent l="0" t="19050" r="36830" b="19050"/>
                <wp:wrapNone/>
                <wp:docPr id="265174552" name="Flèche : angle droit 265174552"/>
                <wp:cNvGraphicFramePr/>
                <a:graphic xmlns:a="http://schemas.openxmlformats.org/drawingml/2006/main">
                  <a:graphicData uri="http://schemas.microsoft.com/office/word/2010/wordprocessingShape">
                    <wps:wsp>
                      <wps:cNvSpPr/>
                      <wps:spPr>
                        <a:xfrm>
                          <a:off x="0" y="0"/>
                          <a:ext cx="1468582" cy="2209800"/>
                        </a:xfrm>
                        <a:prstGeom prst="ben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2D21A5" id="Flèche : angle droit 265174552" o:spid="_x0000_s1026" style="position:absolute;margin-left:391.15pt;margin-top:2pt;width:115.65pt;height:174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468582,2209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" path="m,1842655r917864,l917864,367146r-183573,l1101437,r367145,367146l1285009,367146r,1842654l,2209800,,1842655xe" fillcolor="#4472c4 [3204]" strokecolor="#09101d [484]" strokeweight="1pt">
                <v:stroke joinstyle="miter"/>
                <v:path arrowok="t" o:connecttype="custom" o:connectlocs="0,1842655;917864,1842655;917864,367146;734291,367146;1101437,0;1468582,367146;1285009,367146;1285009,2209800;0,2209800;0,1842655" o:connectangles="0,0,0,0,0,0,0,0,0,0"/>
              </v:shape>
            </w:pict>
          </mc:Fallback>
        </mc:AlternateContent>
      </w:r>
      <w:r w:rsidR="002B2503">
        <w:t xml:space="preserve">Cette fonction créer une nouvelle instance de la classe </w:t>
      </w:r>
      <w:r w:rsidR="0078504A">
        <w:t>ticket Model</w:t>
      </w:r>
      <w:r w:rsidR="002B2503">
        <w:t xml:space="preserve"> dans laquelle existe une fonction   qui sera appelée en tant qu’attribut de l’instance $ticketModel.</w:t>
      </w:r>
    </w:p>
    <w:p w14:paraId="32A0D70C" w14:textId="7E7E980D" w:rsidR="009C135B" w:rsidRDefault="009C135B" w:rsidP="00D22BB7">
      <w:pPr>
        <w:pStyle w:val="Paragraphedeliste"/>
        <w:ind w:left="1080"/>
      </w:pPr>
    </w:p>
    <w:p w14:paraId="7E3F1712" w14:textId="63546DCF" w:rsidR="00653FE3" w:rsidRPr="009C135B" w:rsidRDefault="00364ABB" w:rsidP="00927CE5">
      <w:pPr>
        <w:pStyle w:val="Paragraphedeliste"/>
        <w:numPr>
          <w:ilvl w:val="0"/>
          <w:numId w:val="15"/>
        </w:numPr>
        <w:rPr>
          <w:i/>
          <w:iCs/>
          <w:u w:val="single"/>
        </w:rPr>
      </w:pPr>
      <w:r>
        <w:rPr>
          <w:noProof/>
          <w:u w:val="single"/>
        </w:rPr>
        <mc:AlternateContent>
          <mc:Choice Requires="wps">
            <w:drawing>
              <wp:anchor distT="0" distB="0" distL="114300" distR="114300" simplePos="0" relativeHeight="251671552" behindDoc="0" locked="0" layoutInCell="1" allowOverlap="1" wp14:anchorId="39059AF5" wp14:editId="78F6E264">
                <wp:simplePos x="0" y="0"/>
                <wp:positionH relativeFrom="column">
                  <wp:posOffset>3990860</wp:posOffset>
                </wp:positionH>
                <wp:positionV relativeFrom="paragraph">
                  <wp:posOffset>6754</wp:posOffset>
                </wp:positionV>
                <wp:extent cx="484909" cy="401782"/>
                <wp:effectExtent l="0" t="0" r="10795" b="17780"/>
                <wp:wrapNone/>
                <wp:docPr id="311165536" name="Zone de texte 311165536"/>
                <wp:cNvGraphicFramePr/>
                <a:graphic xmlns:a="http://schemas.openxmlformats.org/drawingml/2006/main">
                  <a:graphicData uri="http://schemas.microsoft.com/office/word/2010/wordprocessingShape">
                    <wps:wsp>
                      <wps:cNvSpPr txBox="1"/>
                      <wps:spPr>
                        <a:xfrm>
                          <a:off x="0" y="0"/>
                          <a:ext cx="484909" cy="401782"/>
                        </a:xfrm>
                        <a:prstGeom prst="rect">
                          <a:avLst/>
                        </a:prstGeom>
                        <a:solidFill>
                          <a:schemeClr val="lt1"/>
                        </a:solidFill>
                        <a:ln w="6350">
                          <a:solidFill>
                            <a:prstClr val="black"/>
                          </a:solidFill>
                        </a:ln>
                      </wps:spPr>
                      <wps:txbx>
                        <w:txbxContent>
                          <w:p w14:paraId="22386249" w14:textId="77777777" w:rsidR="00364ABB" w:rsidRDefault="00364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059AF5" id="Zone de texte 311165536" o:spid="_x0000_s1028" type="#_x0000_t202" style="position:absolute;left:0;text-align:left;margin-left:314.25pt;margin-top:.55pt;width:38.2pt;height:31.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" fillcolor="white [3201]" strokeweight=".5pt">
                <v:textbox>
                  <w:txbxContent>
                    <w:p w14:paraId="22386249" w14:textId="77777777" w:rsidR="00364ABB" w:rsidRDefault="00364ABB"/>
                  </w:txbxContent>
                </v:textbox>
              </v:shape>
            </w:pict>
          </mc:Fallback>
        </mc:AlternateContent>
      </w:r>
      <w:r w:rsidR="00927CE5" w:rsidRPr="00927CE5">
        <w:rPr>
          <w:u w:val="single"/>
        </w:rPr>
        <w:t>Le modèle effectue la requête en base de données :</w:t>
      </w:r>
    </w:p>
    <w:p w14:paraId="5EB4FECB" w14:textId="20437D96" w:rsidR="009C135B" w:rsidRPr="009C135B" w:rsidRDefault="009C135B" w:rsidP="009C135B">
      <w:pPr>
        <w:rPr>
          <w:i/>
          <w:iCs/>
          <w:u w:val="single"/>
        </w:rPr>
      </w:pPr>
    </w:p>
    <w:p w14:paraId="2771BA3E" w14:textId="6C14100D" w:rsidR="0078504A" w:rsidRDefault="00455B46" w:rsidP="009420AD">
      <w:pPr>
        <w:pStyle w:val="Paragraphedeliste"/>
        <w:ind w:left="1080"/>
      </w:pPr>
      <w:r>
        <w:t>Le modèle</w:t>
      </w:r>
      <w:r w:rsidR="00052611">
        <w:t xml:space="preserve"> : La</w:t>
      </w:r>
      <w:r w:rsidR="002B2503">
        <w:t xml:space="preserve"> fonction </w:t>
      </w:r>
      <w:r>
        <w:t xml:space="preserve">du </w:t>
      </w:r>
      <w:r w:rsidR="00052611">
        <w:t>modèle</w:t>
      </w:r>
      <w:r>
        <w:t xml:space="preserve"> </w:t>
      </w:r>
      <w:r w:rsidR="002B2503">
        <w:t>getallTickets est détallée ci-</w:t>
      </w:r>
      <w:r w:rsidR="00E80FCE">
        <w:t>dessous s’occupe</w:t>
      </w:r>
      <w:r w:rsidR="002B2503">
        <w:t xml:space="preserve"> de faire la requête SQL à la base de </w:t>
      </w:r>
      <w:r w:rsidR="007924DE">
        <w:t>données</w:t>
      </w:r>
      <w:r w:rsidR="006D0E41">
        <w:t xml:space="preserve"> lors de son appel par le </w:t>
      </w:r>
      <w:r w:rsidR="00052611">
        <w:t>contrôleur</w:t>
      </w:r>
      <w:r w:rsidR="006D0E41">
        <w:t> </w:t>
      </w:r>
      <w:r w:rsidR="0078504A">
        <w:t xml:space="preserve">et lui retourne le </w:t>
      </w:r>
      <w:r w:rsidR="007924DE">
        <w:t xml:space="preserve">résultat </w:t>
      </w:r>
      <w:r w:rsidR="00364ABB">
        <w:t xml:space="preserve"> afin qu’il la transmette à la vue  qui en a besoin pour son affichage</w:t>
      </w:r>
      <w:r w:rsidR="007924DE">
        <w:t>:</w:t>
      </w:r>
    </w:p>
    <w:p w14:paraId="3AEBA86F" w14:textId="6E629A59" w:rsidR="006D0E41" w:rsidRPr="00D570B7" w:rsidRDefault="006D0E41" w:rsidP="006D0E41">
      <w:pPr>
        <w:pStyle w:val="Paragraphedeliste"/>
        <w:ind w:left="1080"/>
        <w:rPr>
          <w:i/>
          <w:iCs/>
        </w:rPr>
      </w:pPr>
      <w:r w:rsidRPr="00D570B7">
        <w:rPr>
          <w:i/>
          <w:iCs/>
          <w:noProof/>
        </w:rPr>
        <w:drawing>
          <wp:inline distT="0" distB="0" distL="0" distR="0" wp14:anchorId="3B558290" wp14:editId="41E31E02">
            <wp:extent cx="4142123" cy="930753"/>
            <wp:effectExtent l="0" t="0" r="0" b="3175"/>
            <wp:docPr id="1639395415" name="Image 1639395415"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5415" name="Image 6" descr="Une image contenant texte, capture d’écran, Police, Bleu électriqu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142123" cy="930753"/>
                    </a:xfrm>
                    <a:prstGeom prst="rect">
                      <a:avLst/>
                    </a:prstGeom>
                  </pic:spPr>
                </pic:pic>
              </a:graphicData>
            </a:graphic>
          </wp:inline>
        </w:drawing>
      </w:r>
    </w:p>
    <w:p w14:paraId="06465183" w14:textId="64B5989B" w:rsidR="00653FE3" w:rsidRDefault="00C47733" w:rsidP="006D0E41">
      <w:pPr>
        <w:pStyle w:val="Paragraphedeliste"/>
        <w:ind w:left="1080"/>
        <w:rPr>
          <w:rFonts w:cstheme="minorHAnsi"/>
        </w:rPr>
      </w:pPr>
      <w:r w:rsidRPr="005256B1">
        <w:rPr>
          <w:rFonts w:cstheme="minorHAnsi"/>
        </w:rPr>
        <w:t>La requête précédente</w:t>
      </w:r>
      <w:r w:rsidR="006D0E41" w:rsidRPr="005256B1">
        <w:rPr>
          <w:rFonts w:cstheme="minorHAnsi"/>
        </w:rPr>
        <w:t xml:space="preserve"> retourne tous les éléments de la table </w:t>
      </w:r>
      <w:r w:rsidR="00F73830" w:rsidRPr="005256B1">
        <w:rPr>
          <w:rFonts w:cstheme="minorHAnsi"/>
        </w:rPr>
        <w:t>ticket. On</w:t>
      </w:r>
      <w:r w:rsidR="00D570B7" w:rsidRPr="005256B1">
        <w:rPr>
          <w:rFonts w:cstheme="minorHAnsi"/>
        </w:rPr>
        <w:t xml:space="preserve"> remarque </w:t>
      </w:r>
      <w:r w:rsidR="00D37E9F" w:rsidRPr="005256B1">
        <w:rPr>
          <w:rFonts w:cstheme="minorHAnsi"/>
        </w:rPr>
        <w:t>ici comme</w:t>
      </w:r>
      <w:r w:rsidRPr="005256B1">
        <w:rPr>
          <w:rFonts w:cstheme="minorHAnsi"/>
        </w:rPr>
        <w:t xml:space="preserve"> dans mes autres requête visible dans l’annexe </w:t>
      </w:r>
      <w:r w:rsidR="00D570B7" w:rsidRPr="005256B1">
        <w:rPr>
          <w:rFonts w:cstheme="minorHAnsi"/>
        </w:rPr>
        <w:t xml:space="preserve">que j’ai utilisé la clase DB :: </w:t>
      </w:r>
      <w:r w:rsidRPr="005256B1">
        <w:rPr>
          <w:rFonts w:cstheme="minorHAnsi"/>
        </w:rPr>
        <w:t xml:space="preserve">mise à disposition </w:t>
      </w:r>
      <w:r w:rsidR="00D570B7" w:rsidRPr="005256B1">
        <w:rPr>
          <w:rFonts w:cstheme="minorHAnsi"/>
        </w:rPr>
        <w:t xml:space="preserve"> par laravel, en eff</w:t>
      </w:r>
      <w:r w:rsidR="00771188" w:rsidRPr="005256B1">
        <w:rPr>
          <w:rFonts w:cstheme="minorHAnsi"/>
        </w:rPr>
        <w:t xml:space="preserve">et elle sécurise les requête en base de données </w:t>
      </w:r>
      <w:r w:rsidR="00D37E9F" w:rsidRPr="005256B1">
        <w:rPr>
          <w:rFonts w:cstheme="minorHAnsi"/>
        </w:rPr>
        <w:t>en offrant</w:t>
      </w:r>
      <w:r w:rsidR="00771188" w:rsidRPr="005256B1">
        <w:rPr>
          <w:rFonts w:cstheme="minorHAnsi"/>
        </w:rPr>
        <w:t xml:space="preserve"> la </w:t>
      </w:r>
      <w:r w:rsidR="00F73830" w:rsidRPr="005256B1">
        <w:rPr>
          <w:rFonts w:cstheme="minorHAnsi"/>
        </w:rPr>
        <w:t>possibilité</w:t>
      </w:r>
      <w:r w:rsidR="00771188" w:rsidRPr="005256B1">
        <w:rPr>
          <w:rFonts w:cstheme="minorHAnsi"/>
        </w:rPr>
        <w:t xml:space="preserve"> de préparation des requêtes avec des valeurs de paramètre. Cela peut </w:t>
      </w:r>
      <w:r w:rsidR="00F73830" w:rsidRPr="005256B1">
        <w:rPr>
          <w:rFonts w:cstheme="minorHAnsi"/>
        </w:rPr>
        <w:t>permettre</w:t>
      </w:r>
      <w:r w:rsidR="00771188" w:rsidRPr="005256B1">
        <w:rPr>
          <w:rFonts w:cstheme="minorHAnsi"/>
        </w:rPr>
        <w:t xml:space="preserve"> de se prémunir des attaques par injections </w:t>
      </w:r>
      <w:r w:rsidR="00FC0623" w:rsidRPr="005256B1">
        <w:rPr>
          <w:rFonts w:cstheme="minorHAnsi"/>
        </w:rPr>
        <w:t>SQL. Ci</w:t>
      </w:r>
      <w:r w:rsidR="006357BC" w:rsidRPr="005256B1">
        <w:rPr>
          <w:rFonts w:cstheme="minorHAnsi"/>
        </w:rPr>
        <w:t>-dessous</w:t>
      </w:r>
      <w:r w:rsidR="00F73830" w:rsidRPr="005256B1">
        <w:rPr>
          <w:rFonts w:cstheme="minorHAnsi"/>
        </w:rPr>
        <w:t xml:space="preserve"> on observe une requête qui utilise </w:t>
      </w:r>
      <w:r w:rsidR="00927CE5" w:rsidRPr="005256B1">
        <w:rPr>
          <w:rFonts w:cstheme="minorHAnsi"/>
        </w:rPr>
        <w:t>elle</w:t>
      </w:r>
      <w:r w:rsidR="00F73830" w:rsidRPr="005256B1">
        <w:rPr>
          <w:rFonts w:cstheme="minorHAnsi"/>
        </w:rPr>
        <w:t xml:space="preserve"> aussi la classe DB :: mise à disposition par </w:t>
      </w:r>
      <w:r w:rsidR="006357BC" w:rsidRPr="005256B1">
        <w:rPr>
          <w:rFonts w:cstheme="minorHAnsi"/>
        </w:rPr>
        <w:t>laravel. J’utilise</w:t>
      </w:r>
      <w:r w:rsidR="00F73830" w:rsidRPr="005256B1">
        <w:rPr>
          <w:rFonts w:cstheme="minorHAnsi"/>
        </w:rPr>
        <w:t xml:space="preserve"> la </w:t>
      </w:r>
      <w:r w:rsidR="006357BC" w:rsidRPr="005256B1">
        <w:rPr>
          <w:rFonts w:cstheme="minorHAnsi"/>
        </w:rPr>
        <w:t xml:space="preserve">possibilité </w:t>
      </w:r>
      <w:r w:rsidR="00F73830" w:rsidRPr="005256B1">
        <w:rPr>
          <w:rFonts w:cstheme="minorHAnsi"/>
        </w:rPr>
        <w:t xml:space="preserve">de passer des </w:t>
      </w:r>
      <w:r w:rsidR="006357BC" w:rsidRPr="005256B1">
        <w:rPr>
          <w:rFonts w:cstheme="minorHAnsi"/>
        </w:rPr>
        <w:t>valeurs par</w:t>
      </w:r>
      <w:r w:rsidR="00F73830" w:rsidRPr="005256B1">
        <w:rPr>
          <w:rFonts w:cstheme="minorHAnsi"/>
        </w:rPr>
        <w:t xml:space="preserve"> l’intermédiaire de paramètres qui est une pratique permettant de se prémunir des attaques</w:t>
      </w:r>
      <w:r w:rsidR="00F73830" w:rsidRPr="005256B1">
        <w:rPr>
          <w:rFonts w:cstheme="minorHAnsi"/>
          <w:i/>
          <w:iCs/>
        </w:rPr>
        <w:t xml:space="preserve"> </w:t>
      </w:r>
      <w:r w:rsidR="00F73830" w:rsidRPr="005256B1">
        <w:rPr>
          <w:rFonts w:cstheme="minorHAnsi"/>
        </w:rPr>
        <w:t>par injections SQL</w:t>
      </w:r>
      <w:r w:rsidR="004E2709" w:rsidRPr="005256B1">
        <w:rPr>
          <w:rFonts w:cstheme="minorHAnsi"/>
        </w:rPr>
        <w:t>.</w:t>
      </w:r>
    </w:p>
    <w:p w14:paraId="1D57AEC7" w14:textId="54CA754B" w:rsidR="005256B1" w:rsidRPr="005256B1" w:rsidRDefault="005256B1" w:rsidP="006D0E41">
      <w:pPr>
        <w:pStyle w:val="Paragraphedeliste"/>
        <w:ind w:left="1080"/>
        <w:rPr>
          <w:rFonts w:cstheme="minorHAnsi"/>
        </w:rPr>
      </w:pPr>
      <w:r>
        <w:rPr>
          <w:rFonts w:cstheme="minorHAnsi"/>
        </w:rPr>
        <w:t xml:space="preserve">En suivant une </w:t>
      </w:r>
      <w:r w:rsidR="00FC0623">
        <w:rPr>
          <w:rFonts w:cstheme="minorHAnsi"/>
        </w:rPr>
        <w:t>requête effectuée</w:t>
      </w:r>
      <w:r>
        <w:rPr>
          <w:rFonts w:cstheme="minorHAnsi"/>
        </w:rPr>
        <w:t xml:space="preserve"> par la fonction prend un paramètre qui se trouve être l’identifiant de l’utilisateur dont on recherche les tickets fermés</w:t>
      </w:r>
    </w:p>
    <w:p w14:paraId="2D9D99F5" w14:textId="1E020432" w:rsidR="00F73830" w:rsidRPr="00F73830" w:rsidRDefault="00F73830" w:rsidP="006D0E41">
      <w:pPr>
        <w:pStyle w:val="Paragraphedeliste"/>
        <w:ind w:left="1080"/>
        <w:rPr>
          <w:rFonts w:cstheme="minorHAnsi"/>
        </w:rPr>
      </w:pPr>
      <w:r w:rsidRPr="00F73830">
        <w:rPr>
          <w:rFonts w:cstheme="minorHAnsi"/>
          <w:noProof/>
        </w:rPr>
        <w:lastRenderedPageBreak/>
        <w:drawing>
          <wp:inline distT="0" distB="0" distL="0" distR="0" wp14:anchorId="4E67BBAB" wp14:editId="59D1BBF1">
            <wp:extent cx="5972810" cy="1544320"/>
            <wp:effectExtent l="0" t="0" r="8890" b="0"/>
            <wp:docPr id="490471791" name="Image 49047179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71791" name="Image 1" descr="Une image contenant texte, capture d’écran, Police&#10;&#10;Description générée automatiquement"/>
                    <pic:cNvPicPr/>
                  </pic:nvPicPr>
                  <pic:blipFill>
                    <a:blip r:embed="rId43"/>
                    <a:stretch>
                      <a:fillRect/>
                    </a:stretch>
                  </pic:blipFill>
                  <pic:spPr>
                    <a:xfrm>
                      <a:off x="0" y="0"/>
                      <a:ext cx="5972810" cy="1544320"/>
                    </a:xfrm>
                    <a:prstGeom prst="rect">
                      <a:avLst/>
                    </a:prstGeom>
                  </pic:spPr>
                </pic:pic>
              </a:graphicData>
            </a:graphic>
          </wp:inline>
        </w:drawing>
      </w:r>
    </w:p>
    <w:p w14:paraId="52FC26D5" w14:textId="54D2A6D0" w:rsidR="00197DC3" w:rsidRPr="00927CE5" w:rsidRDefault="007924DE" w:rsidP="00927CE5">
      <w:pPr>
        <w:pStyle w:val="Paragraphedeliste"/>
        <w:numPr>
          <w:ilvl w:val="0"/>
          <w:numId w:val="15"/>
        </w:numPr>
        <w:rPr>
          <w:u w:val="single"/>
        </w:rPr>
      </w:pPr>
      <w:r w:rsidRPr="00927CE5">
        <w:rPr>
          <w:u w:val="single"/>
        </w:rPr>
        <w:t>L’affichage</w:t>
      </w:r>
      <w:r w:rsidR="005256B1">
        <w:rPr>
          <w:u w:val="single"/>
        </w:rPr>
        <w:t xml:space="preserve"> </w:t>
      </w:r>
      <w:r w:rsidR="00385AFE">
        <w:rPr>
          <w:u w:val="single"/>
        </w:rPr>
        <w:t>après</w:t>
      </w:r>
      <w:r w:rsidR="005256B1">
        <w:rPr>
          <w:u w:val="single"/>
        </w:rPr>
        <w:t xml:space="preserve"> la première requête</w:t>
      </w:r>
      <w:r w:rsidR="00197DC3" w:rsidRPr="00927CE5">
        <w:rPr>
          <w:u w:val="single"/>
        </w:rPr>
        <w:t> :</w:t>
      </w:r>
    </w:p>
    <w:p w14:paraId="3969F4F4" w14:textId="65811B0F" w:rsidR="00197DC3" w:rsidRPr="007924DE" w:rsidRDefault="00197DC3" w:rsidP="00197DC3">
      <w:pPr>
        <w:rPr>
          <w:rFonts w:cstheme="minorHAnsi"/>
        </w:rPr>
      </w:pPr>
      <w:r w:rsidRPr="007924DE">
        <w:rPr>
          <w:rFonts w:cstheme="minorHAnsi"/>
        </w:rPr>
        <w:t>Ici on peut constater que l’utilisateur 30.05.23 qui compte trois tickets lui appartenant :</w:t>
      </w:r>
      <w:r w:rsidR="005256B1">
        <w:rPr>
          <w:rFonts w:cstheme="minorHAnsi"/>
        </w:rPr>
        <w:t xml:space="preserve"> tous ont le </w:t>
      </w:r>
      <w:r w:rsidR="00043F69">
        <w:rPr>
          <w:rFonts w:cstheme="minorHAnsi"/>
        </w:rPr>
        <w:t>statu</w:t>
      </w:r>
      <w:r w:rsidR="005256B1">
        <w:rPr>
          <w:rFonts w:cstheme="minorHAnsi"/>
        </w:rPr>
        <w:t xml:space="preserve"> </w:t>
      </w:r>
      <w:r w:rsidR="00FE29AB">
        <w:rPr>
          <w:rFonts w:cstheme="minorHAnsi"/>
        </w:rPr>
        <w:t>‘</w:t>
      </w:r>
      <w:r w:rsidR="00222AEC">
        <w:rPr>
          <w:rFonts w:cstheme="minorHAnsi"/>
        </w:rPr>
        <w:t>ouvert’ Ce</w:t>
      </w:r>
      <w:r w:rsidR="00043F69">
        <w:rPr>
          <w:rFonts w:cstheme="minorHAnsi"/>
        </w:rPr>
        <w:t xml:space="preserve"> statu est d’</w:t>
      </w:r>
      <w:r w:rsidR="00222AEC">
        <w:rPr>
          <w:rFonts w:cstheme="minorHAnsi"/>
        </w:rPr>
        <w:t>ailleurs</w:t>
      </w:r>
      <w:r w:rsidR="00043F69">
        <w:rPr>
          <w:rFonts w:cstheme="minorHAnsi"/>
        </w:rPr>
        <w:t xml:space="preserve"> donn</w:t>
      </w:r>
      <w:r w:rsidR="00222AEC">
        <w:rPr>
          <w:rFonts w:cstheme="minorHAnsi"/>
        </w:rPr>
        <w:t>é par défaut au ticket lors de leur création.</w:t>
      </w:r>
    </w:p>
    <w:p w14:paraId="2BB4DFA6" w14:textId="41465E3E" w:rsidR="00197DC3" w:rsidRPr="00197DC3" w:rsidRDefault="00197DC3" w:rsidP="00197DC3">
      <w:r w:rsidRPr="00197DC3">
        <w:rPr>
          <w:noProof/>
        </w:rPr>
        <w:drawing>
          <wp:inline distT="0" distB="0" distL="0" distR="0" wp14:anchorId="439A5766" wp14:editId="0528721E">
            <wp:extent cx="4990011" cy="2655221"/>
            <wp:effectExtent l="0" t="0" r="1270" b="0"/>
            <wp:docPr id="238396846" name="Image 238396846"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6846" name="Image 1" descr="Une image contenant texte, capture d’écran, affichage, nombre&#10;&#10;Description générée automatiquement"/>
                    <pic:cNvPicPr/>
                  </pic:nvPicPr>
                  <pic:blipFill>
                    <a:blip r:embed="rId44"/>
                    <a:stretch>
                      <a:fillRect/>
                    </a:stretch>
                  </pic:blipFill>
                  <pic:spPr>
                    <a:xfrm>
                      <a:off x="0" y="0"/>
                      <a:ext cx="5001215" cy="2661183"/>
                    </a:xfrm>
                    <a:prstGeom prst="rect">
                      <a:avLst/>
                    </a:prstGeom>
                  </pic:spPr>
                </pic:pic>
              </a:graphicData>
            </a:graphic>
          </wp:inline>
        </w:drawing>
      </w:r>
    </w:p>
    <w:p w14:paraId="73D5EC7F" w14:textId="77777777" w:rsidR="00197DC3" w:rsidRPr="00197DC3" w:rsidRDefault="00197DC3" w:rsidP="00197DC3"/>
    <w:p w14:paraId="52D828EC" w14:textId="77777777" w:rsidR="00FE29AB" w:rsidRDefault="00FE29AB" w:rsidP="006D0E41">
      <w:pPr>
        <w:pStyle w:val="Paragraphedeliste"/>
        <w:ind w:left="1080"/>
      </w:pPr>
    </w:p>
    <w:p w14:paraId="20C1F187" w14:textId="77777777" w:rsidR="00FE29AB" w:rsidRDefault="00FE29AB" w:rsidP="006D0E41">
      <w:pPr>
        <w:pStyle w:val="Paragraphedeliste"/>
        <w:ind w:left="1080"/>
      </w:pPr>
    </w:p>
    <w:p w14:paraId="1355E42F" w14:textId="77777777" w:rsidR="00FE29AB" w:rsidRDefault="00FE29AB" w:rsidP="006D0E41">
      <w:pPr>
        <w:pStyle w:val="Paragraphedeliste"/>
        <w:ind w:left="1080"/>
      </w:pPr>
    </w:p>
    <w:p w14:paraId="15C14051" w14:textId="77777777" w:rsidR="00FE29AB" w:rsidRDefault="00FE29AB" w:rsidP="006D0E41">
      <w:pPr>
        <w:pStyle w:val="Paragraphedeliste"/>
        <w:ind w:left="1080"/>
      </w:pPr>
    </w:p>
    <w:p w14:paraId="33D7694F" w14:textId="611FA31B" w:rsidR="00197DC3" w:rsidRDefault="00197DC3" w:rsidP="006D0E41">
      <w:pPr>
        <w:pStyle w:val="Paragraphedeliste"/>
        <w:ind w:left="1080"/>
      </w:pPr>
      <w:r>
        <w:t xml:space="preserve">Dans le cas </w:t>
      </w:r>
      <w:r w:rsidR="007924DE">
        <w:t>où</w:t>
      </w:r>
      <w:r>
        <w:t xml:space="preserve"> aucun ticket n’est présent un message l’indiquant est affiché pour prévenir l’utilisateur </w:t>
      </w:r>
      <w:r w:rsidR="00AF12FC">
        <w:t>grâce</w:t>
      </w:r>
      <w:r>
        <w:t xml:space="preserve"> à une </w:t>
      </w:r>
      <w:r w:rsidR="00AF12FC">
        <w:t>condition écrite avec blade entre les lignes 26 à 28 ici.</w:t>
      </w:r>
    </w:p>
    <w:p w14:paraId="3324BDA5" w14:textId="7A5781FC" w:rsidR="00AF12FC" w:rsidRDefault="00AF12FC" w:rsidP="006D0E41">
      <w:pPr>
        <w:pStyle w:val="Paragraphedeliste"/>
        <w:ind w:left="1080"/>
      </w:pPr>
      <w:r w:rsidRPr="00AF12FC">
        <w:rPr>
          <w:noProof/>
        </w:rPr>
        <w:drawing>
          <wp:inline distT="0" distB="0" distL="0" distR="0" wp14:anchorId="0A22A1E0" wp14:editId="3751CA22">
            <wp:extent cx="5972810" cy="1356995"/>
            <wp:effectExtent l="0" t="0" r="8890" b="0"/>
            <wp:docPr id="403692911" name="Image 4036929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92911" name="Image 1" descr="Une image contenant texte, capture d’écran, Police&#10;&#10;Description générée automatiquement"/>
                    <pic:cNvPicPr/>
                  </pic:nvPicPr>
                  <pic:blipFill>
                    <a:blip r:embed="rId45"/>
                    <a:stretch>
                      <a:fillRect/>
                    </a:stretch>
                  </pic:blipFill>
                  <pic:spPr>
                    <a:xfrm>
                      <a:off x="0" y="0"/>
                      <a:ext cx="5972810" cy="1356995"/>
                    </a:xfrm>
                    <a:prstGeom prst="rect">
                      <a:avLst/>
                    </a:prstGeom>
                  </pic:spPr>
                </pic:pic>
              </a:graphicData>
            </a:graphic>
          </wp:inline>
        </w:drawing>
      </w:r>
    </w:p>
    <w:p w14:paraId="6A0891E2" w14:textId="77777777" w:rsidR="00AF12FC" w:rsidRDefault="00AF12FC" w:rsidP="006D0E41">
      <w:pPr>
        <w:pStyle w:val="Paragraphedeliste"/>
        <w:ind w:left="1080"/>
      </w:pPr>
    </w:p>
    <w:p w14:paraId="45992B8A" w14:textId="77777777" w:rsidR="00197DC3" w:rsidRPr="00197DC3" w:rsidRDefault="00197DC3" w:rsidP="006D0E41">
      <w:pPr>
        <w:pStyle w:val="Paragraphedeliste"/>
        <w:ind w:left="1080"/>
      </w:pPr>
    </w:p>
    <w:p w14:paraId="30190188" w14:textId="77777777" w:rsidR="00653FE3" w:rsidRDefault="00653FE3">
      <w:r>
        <w:lastRenderedPageBreak/>
        <w:br w:type="page"/>
      </w:r>
    </w:p>
    <w:p w14:paraId="12CB31F7" w14:textId="77777777" w:rsidR="006D0E41" w:rsidRDefault="006D0E41" w:rsidP="006D0E41">
      <w:pPr>
        <w:pStyle w:val="Paragraphedeliste"/>
        <w:ind w:left="1080"/>
      </w:pPr>
    </w:p>
    <w:p w14:paraId="05998A17" w14:textId="744A2AD3" w:rsidR="00CF4F37" w:rsidRPr="00FE29AB" w:rsidRDefault="00CF4F37" w:rsidP="00CF4F37">
      <w:pPr>
        <w:pStyle w:val="Paragraphedeliste"/>
        <w:numPr>
          <w:ilvl w:val="0"/>
          <w:numId w:val="7"/>
        </w:numPr>
        <w:rPr>
          <w:u w:val="single"/>
        </w:rPr>
      </w:pPr>
      <w:r w:rsidRPr="00FE29AB">
        <w:rPr>
          <w:u w:val="single"/>
        </w:rPr>
        <w:t>Route paramétrée :</w:t>
      </w:r>
    </w:p>
    <w:p w14:paraId="2FEFDE3C" w14:textId="22F2D0AF" w:rsidR="00701167" w:rsidRDefault="00FE29AB" w:rsidP="005F24E8">
      <w:r>
        <w:t>Les routes</w:t>
      </w:r>
      <w:r w:rsidR="00CF4F37">
        <w:t xml:space="preserve"> peuvent prendre un paramètre afin de devenir plus spécifique. Ce paramètre sera l’objet d</w:t>
      </w:r>
      <w:r w:rsidR="005F24E8">
        <w:t>’</w:t>
      </w:r>
      <w:r w:rsidR="00CF4F37">
        <w:t xml:space="preserve">un </w:t>
      </w:r>
      <w:r w:rsidR="005F24E8">
        <w:t>traitement</w:t>
      </w:r>
      <w:r w:rsidR="00CF4F37">
        <w:t xml:space="preserve"> </w:t>
      </w:r>
      <w:r w:rsidR="00D56261">
        <w:t>par le contrôleur</w:t>
      </w:r>
    </w:p>
    <w:p w14:paraId="4C50DBF4" w14:textId="51E30D69" w:rsidR="0078504A" w:rsidRDefault="0078504A" w:rsidP="005F24E8">
      <w:r>
        <w:rPr>
          <w:noProof/>
        </w:rPr>
        <w:drawing>
          <wp:inline distT="0" distB="0" distL="0" distR="0" wp14:anchorId="0E864DCA" wp14:editId="65E35768">
            <wp:extent cx="5972810" cy="598714"/>
            <wp:effectExtent l="0" t="0" r="0" b="0"/>
            <wp:docPr id="188297389" name="Image 18829738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7389" name="Image 5" descr="Une image contenant texte, capture d’écra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6033250" cy="604773"/>
                    </a:xfrm>
                    <a:prstGeom prst="rect">
                      <a:avLst/>
                    </a:prstGeom>
                  </pic:spPr>
                </pic:pic>
              </a:graphicData>
            </a:graphic>
          </wp:inline>
        </w:drawing>
      </w:r>
    </w:p>
    <w:p w14:paraId="1D493106" w14:textId="3D8F2C89" w:rsidR="00D56261" w:rsidRDefault="00701167" w:rsidP="00701167">
      <w:pPr>
        <w:pStyle w:val="Paragraphedeliste"/>
        <w:numPr>
          <w:ilvl w:val="0"/>
          <w:numId w:val="6"/>
        </w:numPr>
      </w:pPr>
      <w:r>
        <w:t xml:space="preserve">Ici la route prend un paramètre appelé n. Il sera défini et traité dans le contrôleur et servira aussi dans le modèle lors de la requête pour conditionner le son résultat. </w:t>
      </w:r>
      <w:r>
        <w:rPr>
          <w:noProof/>
        </w:rPr>
        <w:drawing>
          <wp:inline distT="0" distB="0" distL="0" distR="0" wp14:anchorId="49592D6D" wp14:editId="657BEBF1">
            <wp:extent cx="5444425" cy="652754"/>
            <wp:effectExtent l="0" t="0" r="4445" b="0"/>
            <wp:docPr id="743036038" name="Image 74303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36038" name="Image 743036038"/>
                    <pic:cNvPicPr/>
                  </pic:nvPicPr>
                  <pic:blipFill>
                    <a:blip r:embed="rId47">
                      <a:extLst>
                        <a:ext uri="{28A0092B-C50C-407E-A947-70E740481C1C}">
                          <a14:useLocalDpi xmlns:a14="http://schemas.microsoft.com/office/drawing/2010/main" val="0"/>
                        </a:ext>
                      </a:extLst>
                    </a:blip>
                    <a:stretch>
                      <a:fillRect/>
                    </a:stretch>
                  </pic:blipFill>
                  <pic:spPr>
                    <a:xfrm>
                      <a:off x="0" y="0"/>
                      <a:ext cx="5679602" cy="680950"/>
                    </a:xfrm>
                    <a:prstGeom prst="rect">
                      <a:avLst/>
                    </a:prstGeom>
                  </pic:spPr>
                </pic:pic>
              </a:graphicData>
            </a:graphic>
          </wp:inline>
        </w:drawing>
      </w:r>
    </w:p>
    <w:p w14:paraId="440BC174" w14:textId="3E3FD182" w:rsidR="00701167" w:rsidRDefault="00701167" w:rsidP="00701167">
      <w:pPr>
        <w:pStyle w:val="Paragraphedeliste"/>
        <w:numPr>
          <w:ilvl w:val="0"/>
          <w:numId w:val="6"/>
        </w:numPr>
      </w:pPr>
      <w:r>
        <w:t>Le contrôleur :</w:t>
      </w:r>
      <w:r w:rsidR="0034473A">
        <w:t xml:space="preserve"> Il utilisera la fonction getone</w:t>
      </w:r>
      <w:r w:rsidR="0042317B">
        <w:t>_</w:t>
      </w:r>
      <w:r w:rsidR="0034473A">
        <w:t xml:space="preserve">ticket qui prendra n </w:t>
      </w:r>
      <w:r w:rsidR="00AE7A71">
        <w:t xml:space="preserve">comme paramètre. Il passera les éléments récupérés à la vue grâce à une variable donnée comme valeur dans un tableau associatif lui-même utilisé comme paramètre dans la fonction </w:t>
      </w:r>
      <w:r w:rsidR="00FE29AB">
        <w:t>view(</w:t>
      </w:r>
      <w:r w:rsidR="00AE7A71">
        <w:t>)</w:t>
      </w:r>
      <w:r w:rsidR="00FE29AB">
        <w:t xml:space="preserve"> qui prend deux paramètres, en premier le nom de la vue à retourner et en deuxième les variables nécessaires à la vue</w:t>
      </w:r>
      <w:r w:rsidR="00AE7A71">
        <w:t>.</w:t>
      </w:r>
      <w:r w:rsidR="00FE29AB">
        <w:t xml:space="preserve"> </w:t>
      </w:r>
      <w:r w:rsidR="00C81E08">
        <w:t>Ces variables</w:t>
      </w:r>
      <w:r w:rsidR="00FE29AB">
        <w:t xml:space="preserve"> sont placées dans un tableau associatif comme dans l’exemple ci-dessous qui montre le retour de la vue ‘detail accompagnée </w:t>
      </w:r>
      <w:r w:rsidR="00043F69">
        <w:t>des variables nécessaires</w:t>
      </w:r>
      <w:r w:rsidR="00FE29AB">
        <w:t xml:space="preserve"> à son bon affichage.</w:t>
      </w:r>
    </w:p>
    <w:p w14:paraId="3DD668CA" w14:textId="4E5FCB07" w:rsidR="0034473A" w:rsidRDefault="0034473A" w:rsidP="0034473A">
      <w:pPr>
        <w:pStyle w:val="Paragraphedeliste"/>
        <w:ind w:left="1080"/>
      </w:pPr>
      <w:r>
        <w:rPr>
          <w:noProof/>
        </w:rPr>
        <w:drawing>
          <wp:inline distT="0" distB="0" distL="0" distR="0" wp14:anchorId="4BFCA049" wp14:editId="3045C450">
            <wp:extent cx="5972810" cy="2008505"/>
            <wp:effectExtent l="0" t="0" r="8890" b="0"/>
            <wp:docPr id="88735452" name="Image 8873545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5452" name="Image 16" descr="Une image contenant texte, capture d’écran, Police, logiciel&#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810" cy="2008505"/>
                    </a:xfrm>
                    <a:prstGeom prst="rect">
                      <a:avLst/>
                    </a:prstGeom>
                  </pic:spPr>
                </pic:pic>
              </a:graphicData>
            </a:graphic>
          </wp:inline>
        </w:drawing>
      </w:r>
    </w:p>
    <w:p w14:paraId="24F2C71C" w14:textId="67C37B97" w:rsidR="0034473A" w:rsidRDefault="00701167" w:rsidP="0034473A">
      <w:pPr>
        <w:pStyle w:val="Paragraphedeliste"/>
        <w:numPr>
          <w:ilvl w:val="0"/>
          <w:numId w:val="6"/>
        </w:numPr>
      </w:pPr>
      <w:r>
        <w:t>Le modèle : Il récupère tous les éléments de la table ticket et filtre le résultat en fonction de n. La fonction retournera donc seulement les éléments correspondants à la condition du WHERE.</w:t>
      </w:r>
      <w:r w:rsidR="0034473A">
        <w:t xml:space="preserve"> La variable n’est pas passée directement dans la requête mais est remplacée par un point d’interrogation et est donnée dans un tableau en deuxième paramètre. Cela sécurise la requête</w:t>
      </w:r>
      <w:r w:rsidR="0034473A">
        <w:rPr>
          <w:noProof/>
        </w:rPr>
        <w:drawing>
          <wp:inline distT="0" distB="0" distL="0" distR="0" wp14:anchorId="1414D380" wp14:editId="449AF5FB">
            <wp:extent cx="5911097" cy="653160"/>
            <wp:effectExtent l="0" t="0" r="0" b="0"/>
            <wp:docPr id="391544052" name="Image 39154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44052" name="Image 391544052"/>
                    <pic:cNvPicPr/>
                  </pic:nvPicPr>
                  <pic:blipFill>
                    <a:blip r:embed="rId49">
                      <a:extLst>
                        <a:ext uri="{28A0092B-C50C-407E-A947-70E740481C1C}">
                          <a14:useLocalDpi xmlns:a14="http://schemas.microsoft.com/office/drawing/2010/main" val="0"/>
                        </a:ext>
                      </a:extLst>
                    </a:blip>
                    <a:stretch>
                      <a:fillRect/>
                    </a:stretch>
                  </pic:blipFill>
                  <pic:spPr>
                    <a:xfrm>
                      <a:off x="0" y="0"/>
                      <a:ext cx="5911097" cy="653160"/>
                    </a:xfrm>
                    <a:prstGeom prst="rect">
                      <a:avLst/>
                    </a:prstGeom>
                  </pic:spPr>
                </pic:pic>
              </a:graphicData>
            </a:graphic>
          </wp:inline>
        </w:drawing>
      </w:r>
    </w:p>
    <w:p w14:paraId="471FE063" w14:textId="77777777" w:rsidR="00701167" w:rsidRDefault="00701167" w:rsidP="00CF4F37">
      <w:pPr>
        <w:pStyle w:val="Paragraphedeliste"/>
        <w:ind w:left="1440"/>
      </w:pPr>
    </w:p>
    <w:p w14:paraId="11A0B7BE" w14:textId="77777777" w:rsidR="00701167" w:rsidRDefault="00701167" w:rsidP="00CF4F37">
      <w:pPr>
        <w:pStyle w:val="Paragraphedeliste"/>
        <w:ind w:left="1440"/>
      </w:pPr>
    </w:p>
    <w:p w14:paraId="1E20FD14" w14:textId="77777777" w:rsidR="00701167" w:rsidRDefault="00701167" w:rsidP="00CF4F37">
      <w:pPr>
        <w:pStyle w:val="Paragraphedeliste"/>
        <w:ind w:left="1440"/>
      </w:pPr>
    </w:p>
    <w:p w14:paraId="5BF3BA2D" w14:textId="2ECA96FE" w:rsidR="00CF4F37" w:rsidRDefault="00CF4F37" w:rsidP="00CF4F37">
      <w:pPr>
        <w:pStyle w:val="Paragraphedeliste"/>
        <w:ind w:left="1440"/>
      </w:pPr>
      <w:r>
        <w:lastRenderedPageBreak/>
        <w:t>3.Les routes en post</w:t>
      </w:r>
      <w:r w:rsidR="00400071">
        <w:t xml:space="preserve"> : elles</w:t>
      </w:r>
      <w:r w:rsidR="00AE7A71">
        <w:t xml:space="preserve"> seront utilisées lors de l’envoie </w:t>
      </w:r>
      <w:r w:rsidR="005F24E8">
        <w:t xml:space="preserve">d’une requête post </w:t>
      </w:r>
      <w:r w:rsidR="00AE7A71">
        <w:t xml:space="preserve">sur le chemin correspondant </w:t>
      </w:r>
      <w:r w:rsidR="005F24E8">
        <w:t>à celle de la route</w:t>
      </w:r>
      <w:r w:rsidR="00400071">
        <w:t>. Contrairement</w:t>
      </w:r>
      <w:r w:rsidR="00AE7A71">
        <w:t xml:space="preserve"> aux routes en </w:t>
      </w:r>
      <w:r w:rsidR="00F51A4F">
        <w:t>GET</w:t>
      </w:r>
      <w:r w:rsidR="00AE7A71">
        <w:t xml:space="preserve"> elles ne sont pas tant présentes pour délivrer une page mais plus pour récupérer de données d’un formulaire soumis sur ‘url qu’elle indique.</w:t>
      </w:r>
    </w:p>
    <w:p w14:paraId="477162DE" w14:textId="30B55D29" w:rsidR="00B3111A" w:rsidRPr="00B3111A" w:rsidRDefault="00B3111A" w:rsidP="00CF4F37">
      <w:pPr>
        <w:pStyle w:val="Paragraphedeliste"/>
        <w:ind w:left="1440"/>
      </w:pPr>
      <w:r>
        <w:t xml:space="preserve">Dans l’exemple ci-dessous la route en post sur le chemin </w:t>
      </w:r>
      <w:r w:rsidRPr="00B3111A">
        <w:rPr>
          <w:i/>
          <w:iCs/>
        </w:rPr>
        <w:t>new</w:t>
      </w:r>
      <w:r>
        <w:rPr>
          <w:i/>
          <w:iCs/>
        </w:rPr>
        <w:t xml:space="preserve"> </w:t>
      </w:r>
      <w:r>
        <w:t xml:space="preserve">appellera la méthode </w:t>
      </w:r>
      <w:r w:rsidRPr="00B3111A">
        <w:rPr>
          <w:i/>
          <w:iCs/>
        </w:rPr>
        <w:t>store</w:t>
      </w:r>
      <w:r>
        <w:t xml:space="preserve"> du contrôleur des tickets.</w:t>
      </w:r>
    </w:p>
    <w:p w14:paraId="716A91F8" w14:textId="77777777" w:rsidR="00B3111A" w:rsidRPr="00B3111A" w:rsidRDefault="00B3111A" w:rsidP="00CF4F37">
      <w:pPr>
        <w:pStyle w:val="Paragraphedeliste"/>
        <w:ind w:left="1440"/>
      </w:pPr>
    </w:p>
    <w:p w14:paraId="4F224E9D" w14:textId="03DE477F" w:rsidR="00B3111A" w:rsidRDefault="00B3111A" w:rsidP="00CF4F37">
      <w:pPr>
        <w:pStyle w:val="Paragraphedeliste"/>
        <w:ind w:left="1440"/>
      </w:pPr>
      <w:r>
        <w:rPr>
          <w:noProof/>
        </w:rPr>
        <w:drawing>
          <wp:inline distT="0" distB="0" distL="0" distR="0" wp14:anchorId="0169917B" wp14:editId="20945421">
            <wp:extent cx="5791885" cy="654685"/>
            <wp:effectExtent l="0" t="0" r="0" b="0"/>
            <wp:docPr id="1453475735" name="Image 145347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5735" name="Image 14534757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94395" cy="654969"/>
                    </a:xfrm>
                    <a:prstGeom prst="rect">
                      <a:avLst/>
                    </a:prstGeom>
                  </pic:spPr>
                </pic:pic>
              </a:graphicData>
            </a:graphic>
          </wp:inline>
        </w:drawing>
      </w:r>
    </w:p>
    <w:p w14:paraId="2A7A547F" w14:textId="77777777" w:rsidR="00400071" w:rsidRDefault="00400071">
      <w:pPr>
        <w:rPr>
          <w:rStyle w:val="Titre1Car"/>
        </w:rPr>
      </w:pPr>
      <w:r>
        <w:rPr>
          <w:rStyle w:val="Titre1Car"/>
        </w:rPr>
        <w:br w:type="page"/>
      </w:r>
    </w:p>
    <w:p w14:paraId="2053428E" w14:textId="1C7C27E9" w:rsidR="00AC385F" w:rsidRDefault="00AC385F" w:rsidP="00494365">
      <w:pPr>
        <w:pStyle w:val="Titre2"/>
        <w:rPr>
          <w:rStyle w:val="Titre1Car"/>
          <w:sz w:val="26"/>
          <w:szCs w:val="26"/>
        </w:rPr>
      </w:pPr>
      <w:bookmarkStart w:id="48" w:name="_Toc138326072"/>
      <w:r w:rsidRPr="00494365">
        <w:rPr>
          <w:rStyle w:val="Titre1Car"/>
          <w:sz w:val="26"/>
          <w:szCs w:val="26"/>
        </w:rPr>
        <w:lastRenderedPageBreak/>
        <w:t>Eléments de sécurité</w:t>
      </w:r>
      <w:bookmarkEnd w:id="48"/>
    </w:p>
    <w:p w14:paraId="761016B3" w14:textId="1168A597" w:rsidR="00DC6C95" w:rsidRDefault="00DC6C95" w:rsidP="00C1455D">
      <w:pPr>
        <w:pStyle w:val="Titre3"/>
      </w:pPr>
      <w:bookmarkStart w:id="49" w:name="_Toc138326073"/>
      <w:r>
        <w:t>Requêtes https</w:t>
      </w:r>
      <w:bookmarkEnd w:id="49"/>
      <w:r>
        <w:t> </w:t>
      </w:r>
    </w:p>
    <w:p w14:paraId="274E075B" w14:textId="48CF3319" w:rsidR="00695452" w:rsidRPr="00695452" w:rsidRDefault="00695452" w:rsidP="00695452">
      <w:r>
        <w:t>Même si pour ce premier jalon nous n’avons pas eu à gérer l</w:t>
      </w:r>
      <w:r w:rsidR="008418EF">
        <w:t>a configuration du serveur</w:t>
      </w:r>
      <w:r w:rsidR="007A5A42">
        <w:t xml:space="preserve">. </w:t>
      </w:r>
      <w:r w:rsidR="000F0FFB">
        <w:t>Je note</w:t>
      </w:r>
      <w:r w:rsidR="007A5A42">
        <w:t xml:space="preserve"> tout de même ici</w:t>
      </w:r>
      <w:r w:rsidR="00053819">
        <w:t xml:space="preserve"> que le serveur hébergeant mon application </w:t>
      </w:r>
      <w:r w:rsidR="000100AB">
        <w:t>exécute les requête</w:t>
      </w:r>
      <w:r w:rsidR="000F0FFB">
        <w:t>s</w:t>
      </w:r>
      <w:r w:rsidR="000100AB">
        <w:t xml:space="preserve"> en utilisant le protocole HTTPS</w:t>
      </w:r>
      <w:r w:rsidR="000F0FFB">
        <w:t>.</w:t>
      </w:r>
    </w:p>
    <w:p w14:paraId="23E85589" w14:textId="04FD6E06" w:rsidR="00AC385F" w:rsidRPr="00385AFE" w:rsidRDefault="00AC385F" w:rsidP="00494365">
      <w:pPr>
        <w:pStyle w:val="Titre3"/>
      </w:pPr>
      <w:bookmarkStart w:id="50" w:name="_Toc138326074"/>
      <w:r w:rsidRPr="00385AFE">
        <w:t>Jeton CSRF</w:t>
      </w:r>
      <w:bookmarkEnd w:id="50"/>
    </w:p>
    <w:p w14:paraId="20B4C53E" w14:textId="72C13445" w:rsidR="00AC385F" w:rsidRDefault="00AC385F" w:rsidP="00AC385F">
      <w:pPr>
        <w:pStyle w:val="Paragraphedeliste"/>
        <w:ind w:left="1080"/>
      </w:pPr>
      <w:r>
        <w:t xml:space="preserve">Dans </w:t>
      </w:r>
      <w:r w:rsidR="00277CC2">
        <w:t>mes formulaires</w:t>
      </w:r>
      <w:r>
        <w:t xml:space="preserve"> j’ai placé un jeton </w:t>
      </w:r>
      <w:r w:rsidR="00FC0623">
        <w:t>CSRF (</w:t>
      </w:r>
      <w:r>
        <w:t>Cross Site Request</w:t>
      </w:r>
      <w:r w:rsidR="000F0FFB">
        <w:t xml:space="preserve"> </w:t>
      </w:r>
      <w:r>
        <w:t xml:space="preserve">Forgery) ce jeton est une mesure de sécurité qui permet de s’assurer que les requêtes </w:t>
      </w:r>
      <w:r w:rsidR="0004667E">
        <w:t xml:space="preserve">soumises à un serveur web sont authentiques et ne sont pas </w:t>
      </w:r>
      <w:r w:rsidR="00FC0623">
        <w:t>falsifiés</w:t>
      </w:r>
      <w:r w:rsidR="0004667E">
        <w:t xml:space="preserve"> par un tier malveillant. Cela sécurise l’application et lui permet de se prémunir contre les attaques type CSRF.</w:t>
      </w:r>
    </w:p>
    <w:p w14:paraId="53451FE5" w14:textId="38610FAA" w:rsidR="00351B91" w:rsidRDefault="00351B91" w:rsidP="00AC385F">
      <w:pPr>
        <w:pStyle w:val="Paragraphedeliste"/>
        <w:ind w:left="1080"/>
      </w:pPr>
      <w:r>
        <w:t>Dons l’exemple suivant on peut remarquer que j’ai placé cet élément de sécurité sur la ligne n°7 :</w:t>
      </w:r>
    </w:p>
    <w:p w14:paraId="7A470212" w14:textId="61EEADB2" w:rsidR="00351B91" w:rsidRDefault="00351B91" w:rsidP="00AC385F">
      <w:pPr>
        <w:pStyle w:val="Paragraphedeliste"/>
        <w:ind w:left="1080"/>
      </w:pPr>
      <w:r w:rsidRPr="00351B91">
        <w:rPr>
          <w:noProof/>
        </w:rPr>
        <w:drawing>
          <wp:inline distT="0" distB="0" distL="0" distR="0" wp14:anchorId="1C8A78C2" wp14:editId="1C14B15E">
            <wp:extent cx="5972810" cy="1788795"/>
            <wp:effectExtent l="0" t="0" r="8890" b="1905"/>
            <wp:docPr id="1696063683" name="Image 169606368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3683" name="Image 1" descr="Une image contenant texte, capture d’écran, logiciel, Police&#10;&#10;Description générée automatiquement"/>
                    <pic:cNvPicPr/>
                  </pic:nvPicPr>
                  <pic:blipFill>
                    <a:blip r:embed="rId51"/>
                    <a:stretch>
                      <a:fillRect/>
                    </a:stretch>
                  </pic:blipFill>
                  <pic:spPr>
                    <a:xfrm>
                      <a:off x="0" y="0"/>
                      <a:ext cx="5972810" cy="1788795"/>
                    </a:xfrm>
                    <a:prstGeom prst="rect">
                      <a:avLst/>
                    </a:prstGeom>
                  </pic:spPr>
                </pic:pic>
              </a:graphicData>
            </a:graphic>
          </wp:inline>
        </w:drawing>
      </w:r>
    </w:p>
    <w:p w14:paraId="3B19C64A" w14:textId="77777777" w:rsidR="0004667E" w:rsidRPr="00351B91" w:rsidRDefault="0004667E" w:rsidP="00494365">
      <w:pPr>
        <w:pStyle w:val="Titre3"/>
      </w:pPr>
      <w:bookmarkStart w:id="51" w:name="_Toc138326075"/>
      <w:r w:rsidRPr="00351B91">
        <w:t>Classe DB ::</w:t>
      </w:r>
      <w:bookmarkEnd w:id="51"/>
    </w:p>
    <w:p w14:paraId="5B070812" w14:textId="033F5493" w:rsidR="0004667E" w:rsidRDefault="0004667E" w:rsidP="0004667E">
      <w:pPr>
        <w:pStyle w:val="Paragraphedeliste"/>
        <w:ind w:left="1080"/>
      </w:pPr>
      <w:r>
        <w:t xml:space="preserve">Comme je l’ai expliqué </w:t>
      </w:r>
      <w:r w:rsidR="00A039E9">
        <w:t>dans un précédent chapitre sur mes requêtes SQL dans mon Model.</w:t>
      </w:r>
    </w:p>
    <w:p w14:paraId="165EE3D9" w14:textId="2CD3A647" w:rsidR="00A039E9" w:rsidRDefault="00A039E9" w:rsidP="0004667E">
      <w:pPr>
        <w:pStyle w:val="Paragraphedeliste"/>
        <w:ind w:left="1080"/>
      </w:pPr>
      <w:r>
        <w:t xml:space="preserve">J’ai utilisé la classe DB :: mise à disposition par laravel pour interroger la base de </w:t>
      </w:r>
      <w:r w:rsidR="00FC0623">
        <w:t>données. L’utilisation</w:t>
      </w:r>
      <w:r>
        <w:t xml:space="preserve"> de cette dernière permet de diminuer l’exposition aux attaques par injections SQL </w:t>
      </w:r>
      <w:r w:rsidR="00351B91">
        <w:t>grâce à la possibilité qu’offre cette classe de préparer la requête en lui passant des valeurs par paramètres</w:t>
      </w:r>
    </w:p>
    <w:p w14:paraId="3881BC2B" w14:textId="77777777" w:rsidR="004E7962" w:rsidRDefault="004E7962" w:rsidP="0004667E">
      <w:pPr>
        <w:pStyle w:val="Paragraphedeliste"/>
        <w:ind w:left="1080"/>
      </w:pPr>
    </w:p>
    <w:p w14:paraId="61BA1739" w14:textId="4E449B1B" w:rsidR="0004667E" w:rsidRDefault="00351B91" w:rsidP="00AC385F">
      <w:pPr>
        <w:pStyle w:val="Paragraphedeliste"/>
        <w:ind w:left="1080"/>
      </w:pPr>
      <w:r>
        <w:rPr>
          <w:noProof/>
        </w:rPr>
        <w:drawing>
          <wp:inline distT="0" distB="0" distL="0" distR="0" wp14:anchorId="38FF3BB1" wp14:editId="32A1C9D2">
            <wp:extent cx="5911097" cy="653160"/>
            <wp:effectExtent l="0" t="0" r="0" b="0"/>
            <wp:docPr id="406118822" name="Image 40611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44052" name="Image 391544052"/>
                    <pic:cNvPicPr/>
                  </pic:nvPicPr>
                  <pic:blipFill>
                    <a:blip r:embed="rId49">
                      <a:extLst>
                        <a:ext uri="{28A0092B-C50C-407E-A947-70E740481C1C}">
                          <a14:useLocalDpi xmlns:a14="http://schemas.microsoft.com/office/drawing/2010/main" val="0"/>
                        </a:ext>
                      </a:extLst>
                    </a:blip>
                    <a:stretch>
                      <a:fillRect/>
                    </a:stretch>
                  </pic:blipFill>
                  <pic:spPr>
                    <a:xfrm>
                      <a:off x="0" y="0"/>
                      <a:ext cx="5911097" cy="653160"/>
                    </a:xfrm>
                    <a:prstGeom prst="rect">
                      <a:avLst/>
                    </a:prstGeom>
                  </pic:spPr>
                </pic:pic>
              </a:graphicData>
            </a:graphic>
          </wp:inline>
        </w:drawing>
      </w:r>
    </w:p>
    <w:p w14:paraId="43CC82B9" w14:textId="68DBB4A2" w:rsidR="00351B91" w:rsidRDefault="00351B91" w:rsidP="00DC6C95">
      <w:pPr>
        <w:pStyle w:val="Titre3"/>
      </w:pPr>
      <w:bookmarkStart w:id="52" w:name="_Toc138326076"/>
      <w:r w:rsidRPr="00351B91">
        <w:t>Version à jour du Framework utilisé :</w:t>
      </w:r>
      <w:bookmarkEnd w:id="52"/>
    </w:p>
    <w:p w14:paraId="5226A52D" w14:textId="5F1927D3" w:rsidR="00351B91" w:rsidRDefault="00351B91" w:rsidP="00351B91">
      <w:pPr>
        <w:pStyle w:val="Paragraphedeliste"/>
        <w:ind w:left="1080"/>
      </w:pPr>
      <w:r w:rsidRPr="00351B91">
        <w:t>Pour le développement</w:t>
      </w:r>
      <w:r>
        <w:t xml:space="preserve"> de mon application j’ai utilisé une version à jour du </w:t>
      </w:r>
      <w:r w:rsidR="00385AFE">
        <w:t>Framework</w:t>
      </w:r>
      <w:r w:rsidR="00F765D2">
        <w:t xml:space="preserve"> la 10.10.1</w:t>
      </w:r>
      <w:r w:rsidR="00385AFE">
        <w:t>. Cela</w:t>
      </w:r>
      <w:r>
        <w:t xml:space="preserve"> </w:t>
      </w:r>
      <w:r w:rsidR="00F765D2">
        <w:t>diminue</w:t>
      </w:r>
      <w:r w:rsidR="00385AFE">
        <w:t xml:space="preserve"> le risque de failles de sécurité</w:t>
      </w:r>
      <w:r w:rsidR="00F765D2">
        <w:t>.</w:t>
      </w:r>
      <w:r w:rsidR="00385AFE">
        <w:t xml:space="preserve"> </w:t>
      </w:r>
    </w:p>
    <w:p w14:paraId="03E90E09" w14:textId="23FDB5A7" w:rsidR="00EA5B09" w:rsidRDefault="00EA5B09" w:rsidP="00EA5B09">
      <w:pPr>
        <w:pStyle w:val="Titre3"/>
      </w:pPr>
      <w:r>
        <w:t xml:space="preserve"> </w:t>
      </w:r>
      <w:bookmarkStart w:id="53" w:name="_Toc138326077"/>
      <w:r w:rsidR="000C6CA8">
        <w:t>M</w:t>
      </w:r>
      <w:r>
        <w:t>iddleware</w:t>
      </w:r>
      <w:r w:rsidR="000C6CA8">
        <w:t>*</w:t>
      </w:r>
      <w:r>
        <w:t> :</w:t>
      </w:r>
      <w:bookmarkEnd w:id="53"/>
    </w:p>
    <w:p w14:paraId="13B7E77C" w14:textId="77777777" w:rsidR="00572A32" w:rsidRDefault="00572A32" w:rsidP="00EA5B09">
      <w:pPr>
        <w:rPr>
          <w:u w:val="single"/>
        </w:rPr>
      </w:pPr>
      <w:r>
        <w:rPr>
          <w:noProof/>
        </w:rPr>
        <mc:AlternateContent>
          <mc:Choice Requires="wps">
            <w:drawing>
              <wp:anchor distT="0" distB="0" distL="114300" distR="114300" simplePos="0" relativeHeight="251677696" behindDoc="0" locked="0" layoutInCell="1" allowOverlap="1" wp14:anchorId="11E2C6EC" wp14:editId="2FA5E44C">
                <wp:simplePos x="0" y="0"/>
                <wp:positionH relativeFrom="column">
                  <wp:posOffset>4569353</wp:posOffset>
                </wp:positionH>
                <wp:positionV relativeFrom="paragraph">
                  <wp:posOffset>163411</wp:posOffset>
                </wp:positionV>
                <wp:extent cx="163902" cy="292519"/>
                <wp:effectExtent l="0" t="0" r="64770" b="50800"/>
                <wp:wrapNone/>
                <wp:docPr id="1443736486" name="Connecteur droit avec flèche 1443736486"/>
                <wp:cNvGraphicFramePr/>
                <a:graphic xmlns:a="http://schemas.openxmlformats.org/drawingml/2006/main">
                  <a:graphicData uri="http://schemas.microsoft.com/office/word/2010/wordprocessingShape">
                    <wps:wsp>
                      <wps:cNvCnPr/>
                      <wps:spPr>
                        <a:xfrm>
                          <a:off x="0" y="0"/>
                          <a:ext cx="163902" cy="2925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C778A" id="Connecteur droit avec flèche 1443736486" o:spid="_x0000_s1026" type="#_x0000_t32" style="position:absolute;margin-left:359.8pt;margin-top:12.85pt;width:12.9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" strokecolor="#ed7d31 [3205]" strokeweight=".5pt">
                <v:stroke endarrow="block" joinstyle="miter"/>
              </v:shape>
            </w:pict>
          </mc:Fallback>
        </mc:AlternateContent>
      </w:r>
      <w:r w:rsidR="00EA5B09">
        <w:t>Certaines de mes routes sont équipées</w:t>
      </w:r>
      <w:r>
        <w:t xml:space="preserve"> du morceau de code pour </w:t>
      </w:r>
      <w:r w:rsidRPr="00572A32">
        <w:rPr>
          <w:u w:val="single"/>
        </w:rPr>
        <w:t>sécuriser leur accessibilité</w:t>
      </w:r>
    </w:p>
    <w:p w14:paraId="2B0F5E66" w14:textId="77777777" w:rsidR="000C6CA8" w:rsidRDefault="000C6CA8" w:rsidP="00EA5B09">
      <w:pPr>
        <w:rPr>
          <w:u w:val="single"/>
        </w:rPr>
      </w:pPr>
    </w:p>
    <w:p w14:paraId="584DCD68" w14:textId="0A341340" w:rsidR="00EA5B09" w:rsidRPr="00EA5B09" w:rsidRDefault="00572A32" w:rsidP="00EA5B09">
      <w:r>
        <w:rPr>
          <w:noProof/>
        </w:rPr>
        <mc:AlternateContent>
          <mc:Choice Requires="wpi">
            <w:drawing>
              <wp:anchor distT="0" distB="0" distL="114300" distR="114300" simplePos="0" relativeHeight="251675648" behindDoc="0" locked="0" layoutInCell="1" allowOverlap="1" wp14:anchorId="244FFC10" wp14:editId="7FA268E6">
                <wp:simplePos x="0" y="0"/>
                <wp:positionH relativeFrom="column">
                  <wp:posOffset>4387708</wp:posOffset>
                </wp:positionH>
                <wp:positionV relativeFrom="paragraph">
                  <wp:posOffset>-115742</wp:posOffset>
                </wp:positionV>
                <wp:extent cx="1226880" cy="527400"/>
                <wp:effectExtent l="57150" t="57150" r="68580" b="63500"/>
                <wp:wrapNone/>
                <wp:docPr id="1925916182" name="Encre 3"/>
                <wp:cNvGraphicFramePr/>
                <a:graphic xmlns:a="http://schemas.openxmlformats.org/drawingml/2006/main">
                  <a:graphicData uri="http://schemas.microsoft.com/office/word/2010/wordprocessingInk">
                    <w14:contentPart bwMode="auto" r:id="rId52">
                      <w14:nvContentPartPr>
                        <w14:cNvContentPartPr/>
                      </w14:nvContentPartPr>
                      <w14:xfrm>
                        <a:off x="0" y="0"/>
                        <a:ext cx="1226880" cy="527400"/>
                      </w14:xfrm>
                    </w14:contentPart>
                  </a:graphicData>
                </a:graphic>
              </wp:anchor>
            </w:drawing>
          </mc:Choice>
          <mc:Fallback>
            <w:pict>
              <v:shapetype w14:anchorId="03DA09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 o:spid="_x0000_s1026" type="#_x0000_t75" style="position:absolute;margin-left:344.1pt;margin-top:-10.5pt;width:99.4pt;height:44.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">
                <v:imagedata r:id="rId53" o:title=""/>
              </v:shape>
            </w:pict>
          </mc:Fallback>
        </mc:AlternateContent>
      </w:r>
      <w:r w:rsidR="00EA5B09" w:rsidRPr="00EA5B09">
        <w:rPr>
          <w:noProof/>
        </w:rPr>
        <w:drawing>
          <wp:inline distT="0" distB="0" distL="0" distR="0" wp14:anchorId="51F84303" wp14:editId="347C2A96">
            <wp:extent cx="5972810" cy="200025"/>
            <wp:effectExtent l="0" t="0" r="8890" b="9525"/>
            <wp:docPr id="1583988287" name="Image 1583988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287" name=""/>
                    <pic:cNvPicPr/>
                  </pic:nvPicPr>
                  <pic:blipFill>
                    <a:blip r:embed="rId54"/>
                    <a:stretch>
                      <a:fillRect/>
                    </a:stretch>
                  </pic:blipFill>
                  <pic:spPr>
                    <a:xfrm>
                      <a:off x="0" y="0"/>
                      <a:ext cx="5972810" cy="200025"/>
                    </a:xfrm>
                    <a:prstGeom prst="rect">
                      <a:avLst/>
                    </a:prstGeom>
                  </pic:spPr>
                </pic:pic>
              </a:graphicData>
            </a:graphic>
          </wp:inline>
        </w:drawing>
      </w:r>
    </w:p>
    <w:p w14:paraId="500366C6" w14:textId="689E921A" w:rsidR="004E7962" w:rsidRDefault="000C6CA8" w:rsidP="00351B91">
      <w:pPr>
        <w:pStyle w:val="Paragraphedeliste"/>
        <w:ind w:left="1080"/>
      </w:pPr>
      <w:r>
        <w:lastRenderedPageBreak/>
        <w:t>Un *</w:t>
      </w:r>
      <w:r w:rsidRPr="000C6CA8">
        <w:rPr>
          <w:b/>
          <w:bCs/>
        </w:rPr>
        <w:t>middleware</w:t>
      </w:r>
      <w:r>
        <w:t xml:space="preserve"> est une couche intermédiaire entre la requête http et la réponse http d’une application </w:t>
      </w:r>
      <w:r w:rsidR="005E4461">
        <w:t>Laravel.</w:t>
      </w:r>
      <w:r>
        <w:t xml:space="preserve"> Dans le cas que j’expose dans la capture ci-dessus. Le middleware ‘’auth’</w:t>
      </w:r>
      <w:r w:rsidR="005E4461">
        <w:t>’ créé</w:t>
      </w:r>
      <w:r w:rsidR="00083390">
        <w:t xml:space="preserve"> par fortify dans le fichier dédié </w:t>
      </w:r>
      <w:r>
        <w:t xml:space="preserve">est utilisé </w:t>
      </w:r>
      <w:r w:rsidR="00083390">
        <w:t>afin</w:t>
      </w:r>
      <w:r>
        <w:t xml:space="preserve"> de vérifier si </w:t>
      </w:r>
      <w:r w:rsidR="005E4461">
        <w:t>l’utilisateur qui</w:t>
      </w:r>
      <w:r>
        <w:t xml:space="preserve"> demande la route en question est bien connecté sur l’application avant de pouvoir a</w:t>
      </w:r>
      <w:r w:rsidR="00004904">
        <w:t xml:space="preserve">ccéder à cette </w:t>
      </w:r>
      <w:r w:rsidR="00076894">
        <w:t>route. Dans</w:t>
      </w:r>
      <w:r w:rsidR="00004904">
        <w:t xml:space="preserve"> le cas contraire Laravel redirigera vers la page de connexion. </w:t>
      </w:r>
    </w:p>
    <w:p w14:paraId="1E09CC7C" w14:textId="4035215A" w:rsidR="00083390" w:rsidRDefault="00083390" w:rsidP="00351B91">
      <w:pPr>
        <w:pStyle w:val="Paragraphedeliste"/>
        <w:ind w:left="1080"/>
      </w:pPr>
      <w:r>
        <w:t>Ci-dessous le détail de ce middleware construit par Fortify</w:t>
      </w:r>
      <w:r w:rsidR="00076894">
        <w:t xml:space="preserve"> dans le fichier : </w:t>
      </w:r>
      <w:r w:rsidR="00076894" w:rsidRPr="00076894">
        <w:t>/home/lab005/s2/www/fil-rouge/app/Http/Middleware/RedirectIfAuthenticated.php</w:t>
      </w:r>
      <w:r>
        <w:t>:</w:t>
      </w:r>
    </w:p>
    <w:p w14:paraId="5C816CA6" w14:textId="1680831D" w:rsidR="00083390" w:rsidRDefault="00083390" w:rsidP="00351B91">
      <w:pPr>
        <w:pStyle w:val="Paragraphedeliste"/>
        <w:ind w:left="1080"/>
      </w:pPr>
      <w:r w:rsidRPr="00083390">
        <w:rPr>
          <w:noProof/>
        </w:rPr>
        <w:drawing>
          <wp:inline distT="0" distB="0" distL="0" distR="0" wp14:anchorId="5B329D3D" wp14:editId="1FC0D1BD">
            <wp:extent cx="5972810" cy="2310130"/>
            <wp:effectExtent l="0" t="0" r="8890" b="0"/>
            <wp:docPr id="573725134" name="Image 57372513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5134" name="Image 1" descr="Une image contenant texte, capture d’écran, logiciel&#10;&#10;Description générée automatiquement"/>
                    <pic:cNvPicPr/>
                  </pic:nvPicPr>
                  <pic:blipFill>
                    <a:blip r:embed="rId55"/>
                    <a:stretch>
                      <a:fillRect/>
                    </a:stretch>
                  </pic:blipFill>
                  <pic:spPr>
                    <a:xfrm>
                      <a:off x="0" y="0"/>
                      <a:ext cx="5972810" cy="2310130"/>
                    </a:xfrm>
                    <a:prstGeom prst="rect">
                      <a:avLst/>
                    </a:prstGeom>
                  </pic:spPr>
                </pic:pic>
              </a:graphicData>
            </a:graphic>
          </wp:inline>
        </w:drawing>
      </w:r>
    </w:p>
    <w:p w14:paraId="15B18B5E" w14:textId="74AD3FFC" w:rsidR="00083390" w:rsidRDefault="00083390" w:rsidP="00351B91">
      <w:pPr>
        <w:pStyle w:val="Paragraphedeliste"/>
        <w:ind w:left="1080"/>
      </w:pPr>
      <w:r>
        <w:t xml:space="preserve">Je n’ai personnellement créé aucun </w:t>
      </w:r>
      <w:r w:rsidR="00076894">
        <w:t>midleware avec</w:t>
      </w:r>
      <w:r w:rsidR="005E4461">
        <w:t xml:space="preserve"> la commande </w:t>
      </w:r>
      <w:r w:rsidR="005E4461" w:rsidRPr="005E4461">
        <w:rPr>
          <w:color w:val="D0CECE" w:themeColor="background2" w:themeShade="E6"/>
          <w:highlight w:val="darkBlue"/>
        </w:rPr>
        <w:t>php artisan</w:t>
      </w:r>
      <w:r w:rsidR="00076894">
        <w:rPr>
          <w:color w:val="D0CECE" w:themeColor="background2" w:themeShade="E6"/>
          <w:highlight w:val="darkBlue"/>
        </w:rPr>
        <w:t xml:space="preserve"> </w:t>
      </w:r>
      <w:r w:rsidR="005E4461">
        <w:rPr>
          <w:color w:val="D0CECE" w:themeColor="background2" w:themeShade="E6"/>
          <w:highlight w:val="darkBlue"/>
        </w:rPr>
        <w:t>make :</w:t>
      </w:r>
      <w:r w:rsidR="005E4461" w:rsidRPr="005E4461">
        <w:rPr>
          <w:color w:val="D0CECE" w:themeColor="background2" w:themeShade="E6"/>
          <w:highlight w:val="darkBlue"/>
        </w:rPr>
        <w:t xml:space="preserve"> middleware</w:t>
      </w:r>
      <w:r w:rsidR="005E4461">
        <w:rPr>
          <w:color w:val="D0CECE" w:themeColor="background2" w:themeShade="E6"/>
          <w:highlight w:val="darkBlue"/>
        </w:rPr>
        <w:t xml:space="preserve"> </w:t>
      </w:r>
      <w:r w:rsidRPr="005E4461">
        <w:rPr>
          <w:color w:val="000000" w:themeColor="text1"/>
        </w:rPr>
        <w:t xml:space="preserve">pour </w:t>
      </w:r>
      <w:r>
        <w:t>ce premier jalon.</w:t>
      </w:r>
      <w:r w:rsidR="005E4461">
        <w:t xml:space="preserve"> </w:t>
      </w:r>
      <w:r>
        <w:t>J</w:t>
      </w:r>
      <w:r w:rsidR="005E4461">
        <w:t xml:space="preserve">’y ai simplement porté une attention à titre informatif lors de </w:t>
      </w:r>
      <w:r w:rsidR="00076894">
        <w:t>mes recherches</w:t>
      </w:r>
      <w:r w:rsidR="005E4461">
        <w:t xml:space="preserve"> sur les éléments de sécurités</w:t>
      </w:r>
      <w:r w:rsidR="00076894">
        <w:t xml:space="preserve"> et après qu’il nous ai</w:t>
      </w:r>
      <w:r w:rsidR="00B65C6C">
        <w:t>t</w:t>
      </w:r>
      <w:r w:rsidR="00076894">
        <w:t xml:space="preserve"> été conseillé d’écrire ses instructions sur certaines de nos routes</w:t>
      </w:r>
      <w:r w:rsidR="005E4461">
        <w:t xml:space="preserve">. </w:t>
      </w:r>
    </w:p>
    <w:p w14:paraId="417E13FC" w14:textId="77777777" w:rsidR="00083390" w:rsidRPr="00351B91" w:rsidRDefault="00083390" w:rsidP="00351B91">
      <w:pPr>
        <w:pStyle w:val="Paragraphedeliste"/>
        <w:ind w:left="1080"/>
      </w:pPr>
    </w:p>
    <w:p w14:paraId="469EBCD2" w14:textId="6FE39B70" w:rsidR="00400071" w:rsidRDefault="000306AB" w:rsidP="00400071">
      <w:pPr>
        <w:pStyle w:val="Titre1"/>
        <w:ind w:left="1440"/>
        <w:rPr>
          <w:rStyle w:val="Titre1Car"/>
        </w:rPr>
      </w:pPr>
      <w:bookmarkStart w:id="54" w:name="_Toc138326078"/>
      <w:r w:rsidRPr="00400071">
        <w:rPr>
          <w:rStyle w:val="Titre1Car"/>
        </w:rPr>
        <w:t>Conclusion</w:t>
      </w:r>
      <w:bookmarkEnd w:id="54"/>
    </w:p>
    <w:p w14:paraId="2DBE88C8" w14:textId="4222BD54" w:rsidR="00400071" w:rsidRDefault="000306AB" w:rsidP="00F51A4F">
      <w:pPr>
        <w:pStyle w:val="Titre2"/>
        <w:rPr>
          <w:shd w:val="clear" w:color="auto" w:fill="FFFFFF"/>
        </w:rPr>
      </w:pPr>
      <w:r w:rsidRPr="00400071">
        <w:rPr>
          <w:shd w:val="clear" w:color="auto" w:fill="FFFFFF"/>
        </w:rPr>
        <w:t> </w:t>
      </w:r>
      <w:bookmarkStart w:id="55" w:name="_Toc138326079"/>
      <w:r w:rsidR="00F51A4F" w:rsidRPr="00400071">
        <w:rPr>
          <w:shd w:val="clear" w:color="auto" w:fill="FFFFFF"/>
        </w:rPr>
        <w:t>Bilan</w:t>
      </w:r>
      <w:r w:rsidRPr="00400071">
        <w:rPr>
          <w:shd w:val="clear" w:color="auto" w:fill="FFFFFF"/>
        </w:rPr>
        <w:t xml:space="preserve"> du projet</w:t>
      </w:r>
      <w:bookmarkEnd w:id="55"/>
    </w:p>
    <w:p w14:paraId="7F66DAC1" w14:textId="7DC1CD2C" w:rsidR="00CA430D" w:rsidRDefault="00CA430D" w:rsidP="00CA430D">
      <w:pPr>
        <w:pStyle w:val="Titre3"/>
      </w:pPr>
      <w:bookmarkStart w:id="56" w:name="_Toc138326080"/>
      <w:r>
        <w:t>Problématiques rencontrées :</w:t>
      </w:r>
      <w:bookmarkEnd w:id="56"/>
    </w:p>
    <w:p w14:paraId="0D1D77D9" w14:textId="77777777" w:rsidR="00364F26" w:rsidRDefault="00CA430D" w:rsidP="00CA430D">
      <w:r>
        <w:t>Lors du développement</w:t>
      </w:r>
      <w:r w:rsidR="00956392">
        <w:t xml:space="preserve"> </w:t>
      </w:r>
      <w:r>
        <w:t xml:space="preserve">de cette première </w:t>
      </w:r>
      <w:r w:rsidR="00956392">
        <w:t>application,</w:t>
      </w:r>
      <w:r>
        <w:t xml:space="preserve"> j’ai logiquement </w:t>
      </w:r>
      <w:r w:rsidR="001D0433">
        <w:t xml:space="preserve">été </w:t>
      </w:r>
      <w:r>
        <w:t>amené à rencontrer quelques problématiques telles que :</w:t>
      </w:r>
      <w:r w:rsidR="001E1A42">
        <w:t xml:space="preserve"> </w:t>
      </w:r>
      <w:r w:rsidR="005F52D2">
        <w:t xml:space="preserve"> </w:t>
      </w:r>
    </w:p>
    <w:p w14:paraId="4ACB63B9" w14:textId="4254EF8D" w:rsidR="00CA430D" w:rsidRDefault="005F52D2" w:rsidP="00364F26">
      <w:pPr>
        <w:pStyle w:val="Paragraphedeliste"/>
        <w:numPr>
          <w:ilvl w:val="0"/>
          <w:numId w:val="6"/>
        </w:numPr>
      </w:pPr>
      <w:r>
        <w:t>La</w:t>
      </w:r>
      <w:r w:rsidR="002C1F6A">
        <w:t xml:space="preserve"> compréhension </w:t>
      </w:r>
      <w:r w:rsidR="009433BC">
        <w:t>de la</w:t>
      </w:r>
      <w:r>
        <w:t xml:space="preserve"> </w:t>
      </w:r>
      <w:r w:rsidR="00D75C13">
        <w:t>transmission</w:t>
      </w:r>
      <w:r>
        <w:t xml:space="preserve"> des variables entre les </w:t>
      </w:r>
      <w:r w:rsidR="00D75C13">
        <w:t>déférentes</w:t>
      </w:r>
      <w:r>
        <w:t xml:space="preserve"> couches du MVC</w:t>
      </w:r>
      <w:r w:rsidR="000628D0">
        <w:t>.</w:t>
      </w:r>
    </w:p>
    <w:p w14:paraId="00B4F8B2" w14:textId="440EF9F3" w:rsidR="000628D0" w:rsidRPr="00CA430D" w:rsidRDefault="002B2098" w:rsidP="00364F26">
      <w:pPr>
        <w:pStyle w:val="Paragraphedeliste"/>
        <w:numPr>
          <w:ilvl w:val="0"/>
          <w:numId w:val="6"/>
        </w:numPr>
      </w:pPr>
      <w:r>
        <w:t xml:space="preserve">La syntaxe des média quéries en </w:t>
      </w:r>
      <w:r w:rsidR="00EC4A15">
        <w:t>.</w:t>
      </w:r>
      <w:r>
        <w:t>scss</w:t>
      </w:r>
      <w:r w:rsidR="009D4F8D">
        <w:t xml:space="preserve">. En effet , je </w:t>
      </w:r>
      <w:r w:rsidR="00EC4A15">
        <w:t>souhaitais que mon application soit autant que faire se peut</w:t>
      </w:r>
      <w:r w:rsidR="007A01AB">
        <w:t xml:space="preserve">  responsive </w:t>
      </w:r>
      <w:r w:rsidR="00F471CC">
        <w:t xml:space="preserve">seulement je ne connaissais </w:t>
      </w:r>
      <w:r w:rsidR="009D4F8D">
        <w:t xml:space="preserve"> la syntaxe </w:t>
      </w:r>
      <w:r w:rsidR="00F471CC">
        <w:t>uniquement</w:t>
      </w:r>
      <w:r w:rsidR="00075B5F">
        <w:t xml:space="preserve"> </w:t>
      </w:r>
      <w:r w:rsidR="009D4F8D">
        <w:t>pour les mé</w:t>
      </w:r>
      <w:r w:rsidR="004E486F">
        <w:t xml:space="preserve">dia quéries en </w:t>
      </w:r>
      <w:r w:rsidR="00075B5F">
        <w:t>.</w:t>
      </w:r>
      <w:r w:rsidR="004E486F">
        <w:t xml:space="preserve">css mais pas en </w:t>
      </w:r>
      <w:r w:rsidR="00EC4A15">
        <w:t>.</w:t>
      </w:r>
      <w:r w:rsidR="004E486F">
        <w:t>scss.</w:t>
      </w:r>
    </w:p>
    <w:p w14:paraId="130CFB60" w14:textId="02564D03" w:rsidR="00CA430D" w:rsidRDefault="00CA430D" w:rsidP="00CA430D">
      <w:pPr>
        <w:pStyle w:val="Titre3"/>
      </w:pPr>
      <w:bookmarkStart w:id="57" w:name="_Toc138326081"/>
      <w:r>
        <w:t>Solutions opposées :</w:t>
      </w:r>
      <w:bookmarkEnd w:id="57"/>
    </w:p>
    <w:p w14:paraId="50681B96" w14:textId="49FFE651" w:rsidR="00CA430D" w:rsidRDefault="00CA430D" w:rsidP="00CA430D">
      <w:r>
        <w:t xml:space="preserve">Toutefois malgré ces désagréments </w:t>
      </w:r>
      <w:r w:rsidR="00AF61C4">
        <w:t>liés comme</w:t>
      </w:r>
      <w:r>
        <w:t xml:space="preserve"> souvent dans les périodes</w:t>
      </w:r>
      <w:r w:rsidR="00AF61C4">
        <w:t xml:space="preserve"> </w:t>
      </w:r>
      <w:r>
        <w:t>d’</w:t>
      </w:r>
      <w:r w:rsidR="00AF61C4">
        <w:t>apprentissage</w:t>
      </w:r>
      <w:r>
        <w:t xml:space="preserve">, j’ai </w:t>
      </w:r>
      <w:r w:rsidR="00AF61C4">
        <w:t xml:space="preserve">malgré tout </w:t>
      </w:r>
      <w:r>
        <w:t xml:space="preserve">su </w:t>
      </w:r>
      <w:r w:rsidR="00D078CC">
        <w:t xml:space="preserve">y opposer des stratégies de </w:t>
      </w:r>
      <w:r w:rsidR="00AB120E">
        <w:t>solutionnement.</w:t>
      </w:r>
    </w:p>
    <w:p w14:paraId="0E2DE80B" w14:textId="77777777" w:rsidR="009E176E" w:rsidRDefault="00F4277A" w:rsidP="00F4277A">
      <w:pPr>
        <w:pStyle w:val="Paragraphedeliste"/>
        <w:numPr>
          <w:ilvl w:val="0"/>
          <w:numId w:val="6"/>
        </w:numPr>
      </w:pPr>
      <w:r>
        <w:t xml:space="preserve">Concernant la transmission des variables </w:t>
      </w:r>
      <w:r w:rsidR="004B2E86">
        <w:t xml:space="preserve">au travers des différentes couches du MVC </w:t>
      </w:r>
      <w:r w:rsidR="00C33697">
        <w:t>afin de bien comprendre e</w:t>
      </w:r>
      <w:r w:rsidR="003C7233">
        <w:t>t</w:t>
      </w:r>
      <w:r w:rsidR="00C33697">
        <w:t xml:space="preserve"> </w:t>
      </w:r>
      <w:r w:rsidR="00A96F3B">
        <w:t>de renforcer</w:t>
      </w:r>
      <w:r w:rsidR="003C7233">
        <w:t xml:space="preserve"> ces concept dans mon esprit, je me suis </w:t>
      </w:r>
      <w:r w:rsidR="00477B9C">
        <w:t>efforcé</w:t>
      </w:r>
      <w:r w:rsidR="003C7233">
        <w:t xml:space="preserve"> </w:t>
      </w:r>
      <w:r w:rsidR="002B7E9F">
        <w:t xml:space="preserve">à trouver des fonctionnalités qui </w:t>
      </w:r>
      <w:r w:rsidR="004567D8">
        <w:t>nécessites d’utiliser</w:t>
      </w:r>
      <w:r w:rsidR="00D058B6">
        <w:t xml:space="preserve">  la </w:t>
      </w:r>
      <w:r w:rsidR="001F37BF">
        <w:t>gymnastique</w:t>
      </w:r>
      <w:r w:rsidR="00D058B6">
        <w:t xml:space="preserve"> du MVC</w:t>
      </w:r>
      <w:r w:rsidR="001F37BF">
        <w:t xml:space="preserve"> comme</w:t>
      </w:r>
      <w:r w:rsidR="000F4150">
        <w:t xml:space="preserve"> par exemple</w:t>
      </w:r>
      <w:r w:rsidR="001F37BF">
        <w:t xml:space="preserve"> l’ajout de la barre de recherche dans la bar</w:t>
      </w:r>
      <w:r w:rsidR="000F4150">
        <w:t>re de navigation</w:t>
      </w:r>
      <w:r w:rsidR="00FA32CF">
        <w:t xml:space="preserve"> ou </w:t>
      </w:r>
      <w:r w:rsidR="00412B73">
        <w:t>la possibilité de mettre à jour</w:t>
      </w:r>
      <w:r w:rsidR="009E176E">
        <w:t>.</w:t>
      </w:r>
    </w:p>
    <w:p w14:paraId="0B622058" w14:textId="034F243D" w:rsidR="004E486F" w:rsidRDefault="00412B73" w:rsidP="00F4277A">
      <w:pPr>
        <w:pStyle w:val="Paragraphedeliste"/>
        <w:numPr>
          <w:ilvl w:val="0"/>
          <w:numId w:val="6"/>
        </w:numPr>
      </w:pPr>
      <w:r>
        <w:lastRenderedPageBreak/>
        <w:t xml:space="preserve"> le statu </w:t>
      </w:r>
      <w:r w:rsidR="00FC4495">
        <w:t xml:space="preserve">d’un ticket n à partir d’un formulaire </w:t>
      </w:r>
      <w:r w:rsidR="00A37891">
        <w:t>utilisable seulement par les utilisateur ayant les</w:t>
      </w:r>
      <w:r w:rsidR="000E56F7" w:rsidRPr="000E56F7">
        <w:t xml:space="preserve"> </w:t>
      </w:r>
      <w:r w:rsidR="000E56F7">
        <w:t>droits nécessaires.</w:t>
      </w:r>
    </w:p>
    <w:p w14:paraId="4135AF10" w14:textId="121EF2E1" w:rsidR="00873CA1" w:rsidRDefault="00873CA1" w:rsidP="00F4277A">
      <w:pPr>
        <w:pStyle w:val="Paragraphedeliste"/>
        <w:numPr>
          <w:ilvl w:val="0"/>
          <w:numId w:val="6"/>
        </w:numPr>
      </w:pPr>
      <w:r>
        <w:t xml:space="preserve">J’ai aussi </w:t>
      </w:r>
      <w:r w:rsidR="00043391">
        <w:t>sollicité</w:t>
      </w:r>
      <w:r>
        <w:t xml:space="preserve"> l’appuis </w:t>
      </w:r>
      <w:r w:rsidR="00F20F82">
        <w:t>de l’équipe pédagogique pour m’aider à assimiler se</w:t>
      </w:r>
      <w:r w:rsidR="00246CCE">
        <w:t>s</w:t>
      </w:r>
      <w:r w:rsidR="00F20F82">
        <w:t xml:space="preserve"> nouveaux concept</w:t>
      </w:r>
      <w:r w:rsidR="00B32D4B">
        <w:t>s</w:t>
      </w:r>
    </w:p>
    <w:p w14:paraId="31667B2D" w14:textId="7CD8890B" w:rsidR="00075B5F" w:rsidRDefault="004E486F" w:rsidP="00F4277A">
      <w:pPr>
        <w:pStyle w:val="Paragraphedeliste"/>
        <w:numPr>
          <w:ilvl w:val="0"/>
          <w:numId w:val="6"/>
        </w:numPr>
      </w:pPr>
      <w:r>
        <w:t>Au</w:t>
      </w:r>
      <w:r w:rsidR="000E56F7">
        <w:t xml:space="preserve"> </w:t>
      </w:r>
      <w:r>
        <w:t xml:space="preserve">sujet </w:t>
      </w:r>
      <w:r w:rsidR="00EC4A15">
        <w:t>de la syntaxe de média quéries en .scss</w:t>
      </w:r>
      <w:r w:rsidR="000E56F7">
        <w:t xml:space="preserve">, il m’a </w:t>
      </w:r>
      <w:r w:rsidR="00CC6A5E">
        <w:t>fallu</w:t>
      </w:r>
      <w:r w:rsidR="000E56F7">
        <w:t xml:space="preserve"> mener des recherches dan</w:t>
      </w:r>
      <w:r w:rsidR="00D93E07">
        <w:t>s</w:t>
      </w:r>
      <w:r w:rsidR="000E56F7">
        <w:t xml:space="preserve"> la </w:t>
      </w:r>
      <w:r w:rsidR="0029038F">
        <w:t>documentation</w:t>
      </w:r>
      <w:r w:rsidR="00D93E07">
        <w:t xml:space="preserve"> de Sass : </w:t>
      </w:r>
      <w:hyperlink r:id="rId56" w:history="1">
        <w:r w:rsidR="00CC6A5E" w:rsidRPr="00705B9C">
          <w:rPr>
            <w:rStyle w:val="Lienhypertexte"/>
          </w:rPr>
          <w:t>https://sass-lang.com/documentation/</w:t>
        </w:r>
      </w:hyperlink>
    </w:p>
    <w:p w14:paraId="5D1CA4EC" w14:textId="61368A6C" w:rsidR="00CC6A5E" w:rsidRDefault="00CC6A5E" w:rsidP="00F4277A">
      <w:pPr>
        <w:pStyle w:val="Paragraphedeliste"/>
        <w:numPr>
          <w:ilvl w:val="0"/>
          <w:numId w:val="6"/>
        </w:numPr>
      </w:pPr>
      <w:r>
        <w:t xml:space="preserve">Concernant le documentations, celle de Laravel aura été </w:t>
      </w:r>
      <w:r w:rsidR="009B3AF0">
        <w:t xml:space="preserve">une aide pour ce projet et la </w:t>
      </w:r>
      <w:r w:rsidR="00490594">
        <w:t>compréhension de sa bonne utilisation.</w:t>
      </w:r>
      <w:r w:rsidR="006A30C2">
        <w:t xml:space="preserve"> </w:t>
      </w:r>
      <w:r w:rsidR="006A30C2" w:rsidRPr="006A30C2">
        <w:t>https://laravel.com/docs/10.x/readme</w:t>
      </w:r>
    </w:p>
    <w:p w14:paraId="77579E2E" w14:textId="7B3B3907" w:rsidR="00D75C13" w:rsidRPr="00CA430D" w:rsidRDefault="004567D8" w:rsidP="00F4277A">
      <w:pPr>
        <w:pStyle w:val="Paragraphedeliste"/>
        <w:numPr>
          <w:ilvl w:val="0"/>
          <w:numId w:val="6"/>
        </w:numPr>
      </w:pPr>
      <w:r>
        <w:t>Dans</w:t>
      </w:r>
      <w:r w:rsidR="00E36D32">
        <w:t xml:space="preserve"> le futur en </w:t>
      </w:r>
      <w:r w:rsidR="00023990">
        <w:t xml:space="preserve">continuant de progresser et d’apprendre </w:t>
      </w:r>
      <w:r w:rsidR="00841CEC">
        <w:t xml:space="preserve">il me viendra </w:t>
      </w:r>
      <w:r w:rsidR="00E1508C">
        <w:t>à</w:t>
      </w:r>
      <w:r w:rsidR="001145F0">
        <w:t xml:space="preserve"> penser que j’aurais pu et du ajouter telle et telle </w:t>
      </w:r>
      <w:r w:rsidR="00792510">
        <w:t>fonctionnalités.</w:t>
      </w:r>
      <w:r w:rsidR="00D93E07">
        <w:t xml:space="preserve"> </w:t>
      </w:r>
      <w:r w:rsidR="00A3185E">
        <w:t xml:space="preserve">A ce </w:t>
      </w:r>
      <w:r w:rsidR="00D93E07">
        <w:t>moment-là</w:t>
      </w:r>
      <w:r w:rsidR="00A3185E">
        <w:t xml:space="preserve"> je </w:t>
      </w:r>
      <w:r w:rsidR="007A2970">
        <w:t xml:space="preserve">reprendrai l’amélioration grâce entre autre à </w:t>
      </w:r>
      <w:r w:rsidR="006C0A2A">
        <w:t>la possibilité d’accès au projet que permet GitHub</w:t>
      </w:r>
      <w:r w:rsidR="00DE2612">
        <w:t xml:space="preserve"> et à mes nouvelles connaissances et capa</w:t>
      </w:r>
      <w:r w:rsidR="006C0A2A">
        <w:t>cités.</w:t>
      </w:r>
    </w:p>
    <w:p w14:paraId="6461F5BE" w14:textId="77777777" w:rsidR="00CA430D" w:rsidRPr="00CA430D" w:rsidRDefault="00CA430D" w:rsidP="00CA430D"/>
    <w:p w14:paraId="1EEBE8B0" w14:textId="77777777" w:rsidR="00CA430D" w:rsidRPr="00CA430D" w:rsidRDefault="00CA430D" w:rsidP="00CA430D"/>
    <w:p w14:paraId="2C8823FF" w14:textId="5114FABA" w:rsidR="00400071" w:rsidRDefault="000306AB" w:rsidP="00F51A4F">
      <w:pPr>
        <w:pStyle w:val="Titre2"/>
        <w:rPr>
          <w:shd w:val="clear" w:color="auto" w:fill="FFFFFF"/>
        </w:rPr>
      </w:pPr>
      <w:r w:rsidRPr="00400071">
        <w:rPr>
          <w:shd w:val="clear" w:color="auto" w:fill="FFFFFF"/>
        </w:rPr>
        <w:t> </w:t>
      </w:r>
      <w:bookmarkStart w:id="58" w:name="_Toc138326082"/>
      <w:r w:rsidR="00F51A4F" w:rsidRPr="00400071">
        <w:rPr>
          <w:shd w:val="clear" w:color="auto" w:fill="FFFFFF"/>
        </w:rPr>
        <w:t>Apports</w:t>
      </w:r>
      <w:r w:rsidRPr="00400071">
        <w:rPr>
          <w:shd w:val="clear" w:color="auto" w:fill="FFFFFF"/>
        </w:rPr>
        <w:t xml:space="preserve"> personnels et professionnels</w:t>
      </w:r>
      <w:bookmarkEnd w:id="58"/>
    </w:p>
    <w:p w14:paraId="56F7ECC5" w14:textId="2FCEE72C" w:rsidR="00AC5BC3" w:rsidRDefault="00B20F59" w:rsidP="00AC5BC3">
      <w:r>
        <w:t>A travers ce projet</w:t>
      </w:r>
      <w:r w:rsidR="00624275">
        <w:t xml:space="preserve"> </w:t>
      </w:r>
      <w:r w:rsidR="00F81719">
        <w:t>j’ai</w:t>
      </w:r>
      <w:r w:rsidR="003209DA">
        <w:t xml:space="preserve"> pu </w:t>
      </w:r>
      <w:r w:rsidR="00202925">
        <w:t xml:space="preserve">me rendre compte que </w:t>
      </w:r>
      <w:r w:rsidR="00CE7CE9">
        <w:t xml:space="preserve">toute la période que j’ai </w:t>
      </w:r>
      <w:r w:rsidR="00D16A0C">
        <w:t>passé par</w:t>
      </w:r>
      <w:r w:rsidR="009036C4">
        <w:t xml:space="preserve"> le </w:t>
      </w:r>
      <w:r w:rsidR="00113A7A">
        <w:t xml:space="preserve">auparavant </w:t>
      </w:r>
      <w:r w:rsidR="00856D4A">
        <w:t>à travailler le front-end</w:t>
      </w:r>
      <w:r w:rsidR="00CE7CE9">
        <w:t xml:space="preserve"> </w:t>
      </w:r>
      <w:r w:rsidR="00876CE3">
        <w:t>en autodidacte</w:t>
      </w:r>
      <w:r w:rsidR="00856D4A">
        <w:t xml:space="preserve"> à porté ses fruits et m’a </w:t>
      </w:r>
      <w:r w:rsidR="003D3E6F">
        <w:t>permis</w:t>
      </w:r>
      <w:r w:rsidR="00856D4A">
        <w:t xml:space="preserve"> </w:t>
      </w:r>
      <w:r w:rsidR="00FC5D50">
        <w:t xml:space="preserve">d’aborder ce projet </w:t>
      </w:r>
      <w:r w:rsidR="00002F12">
        <w:t>a</w:t>
      </w:r>
      <w:r w:rsidR="00812A71">
        <w:t xml:space="preserve">vec </w:t>
      </w:r>
      <w:r w:rsidR="0004174D">
        <w:t xml:space="preserve">un peu </w:t>
      </w:r>
      <w:r w:rsidR="00FC5D50">
        <w:t xml:space="preserve">plus </w:t>
      </w:r>
      <w:r w:rsidR="003D3E6F">
        <w:t xml:space="preserve">de </w:t>
      </w:r>
      <w:r w:rsidR="00F81719">
        <w:t>sérénité. J’ai</w:t>
      </w:r>
      <w:r w:rsidR="008D3068">
        <w:t xml:space="preserve"> aussi été très content de pou</w:t>
      </w:r>
      <w:r w:rsidR="006A01ED">
        <w:t>voir enfin</w:t>
      </w:r>
      <w:r w:rsidR="00E178C3">
        <w:t xml:space="preserve"> interagir avec une base de </w:t>
      </w:r>
      <w:r w:rsidR="00F81719">
        <w:t>données</w:t>
      </w:r>
      <w:r w:rsidR="001E1A42">
        <w:t xml:space="preserve"> et d’apprendre l’utilisation d’un framework</w:t>
      </w:r>
      <w:r w:rsidR="00B636A8">
        <w:t xml:space="preserve"> </w:t>
      </w:r>
      <w:r w:rsidR="00F81719">
        <w:t>.</w:t>
      </w:r>
      <w:r w:rsidR="00B636A8">
        <w:t xml:space="preserve"> Mener ce projet m’a permis de constater que malgré </w:t>
      </w:r>
      <w:r w:rsidR="00DA6C01">
        <w:t xml:space="preserve">tout je suis capable de réaliser </w:t>
      </w:r>
      <w:r w:rsidR="00260C8D">
        <w:t xml:space="preserve">et comprendre </w:t>
      </w:r>
      <w:r w:rsidR="00DA6C01">
        <w:t xml:space="preserve">des </w:t>
      </w:r>
      <w:r w:rsidR="00260C8D">
        <w:t>choses. Reste à moi de m’en contenter.</w:t>
      </w:r>
    </w:p>
    <w:p w14:paraId="44E8992A" w14:textId="36272DD2" w:rsidR="00073411" w:rsidRDefault="0019001C" w:rsidP="0019001C">
      <w:pPr>
        <w:pStyle w:val="Titre2"/>
      </w:pPr>
      <w:bookmarkStart w:id="59" w:name="_Toc138326083"/>
      <w:r>
        <w:t>Perspectives d’améliorations</w:t>
      </w:r>
      <w:bookmarkEnd w:id="59"/>
    </w:p>
    <w:p w14:paraId="7B0F8E25" w14:textId="77777777" w:rsidR="008A7D11" w:rsidRDefault="00887742" w:rsidP="00584AE1">
      <w:r>
        <w:t xml:space="preserve">En </w:t>
      </w:r>
      <w:r w:rsidR="002D1FB3">
        <w:t>vérifiant</w:t>
      </w:r>
      <w:r>
        <w:t xml:space="preserve"> les </w:t>
      </w:r>
      <w:r w:rsidR="002D1FB3">
        <w:t>déférentes</w:t>
      </w:r>
      <w:r>
        <w:t xml:space="preserve"> contraintes </w:t>
      </w:r>
      <w:r w:rsidR="006F0941">
        <w:t xml:space="preserve">demandées, j’ai pu m’apercevoir trop tardivement que j’ai oublié </w:t>
      </w:r>
      <w:r w:rsidR="00E53357">
        <w:t xml:space="preserve">deux </w:t>
      </w:r>
      <w:r w:rsidR="008A7D11">
        <w:t>choses :</w:t>
      </w:r>
    </w:p>
    <w:p w14:paraId="02A7A8B0" w14:textId="468A2D5F" w:rsidR="00584AE1" w:rsidRDefault="008A7D11" w:rsidP="008A7D11">
      <w:pPr>
        <w:pStyle w:val="Paragraphedeliste"/>
        <w:numPr>
          <w:ilvl w:val="0"/>
          <w:numId w:val="22"/>
        </w:numPr>
      </w:pPr>
      <w:r>
        <w:t>De</w:t>
      </w:r>
      <w:r w:rsidR="00647105">
        <w:t xml:space="preserve"> placer une colonne ‘’date limit</w:t>
      </w:r>
      <w:r w:rsidR="00AE0C29">
        <w:t xml:space="preserve">e » » à ma table des </w:t>
      </w:r>
      <w:r w:rsidR="00E45DF0">
        <w:t>tickets. Cela</w:t>
      </w:r>
      <w:r w:rsidR="00AE0C29">
        <w:t xml:space="preserve"> peut être effectué avec un ALTER</w:t>
      </w:r>
      <w:r w:rsidR="00066CF1">
        <w:t xml:space="preserve"> TABLE.</w:t>
      </w:r>
    </w:p>
    <w:p w14:paraId="4ADC9AC1" w14:textId="6C8F561B" w:rsidR="00342205" w:rsidRDefault="0067058D" w:rsidP="008A7D11">
      <w:pPr>
        <w:pStyle w:val="Paragraphedeliste"/>
        <w:numPr>
          <w:ilvl w:val="0"/>
          <w:numId w:val="22"/>
        </w:numPr>
      </w:pPr>
      <w:r>
        <w:t>D</w:t>
      </w:r>
      <w:r w:rsidR="002D1FB3">
        <w:t>e</w:t>
      </w:r>
      <w:r w:rsidR="0060111D">
        <w:t xml:space="preserve"> créer la page tableau de </w:t>
      </w:r>
      <w:r w:rsidR="002D1FB3">
        <w:t xml:space="preserve">bord. </w:t>
      </w:r>
      <w:r w:rsidR="00CC2073">
        <w:t>J’imagine c</w:t>
      </w:r>
      <w:r w:rsidR="002D1FB3">
        <w:t>ette</w:t>
      </w:r>
      <w:r w:rsidR="00345FBC">
        <w:t xml:space="preserve"> page </w:t>
      </w:r>
      <w:r w:rsidR="00750FCF">
        <w:t xml:space="preserve">comme </w:t>
      </w:r>
      <w:r w:rsidR="00345FBC">
        <w:t>affich</w:t>
      </w:r>
      <w:r w:rsidR="00CC2073">
        <w:t>ant</w:t>
      </w:r>
      <w:r w:rsidR="00345FBC">
        <w:t xml:space="preserve"> le nombre de ticket </w:t>
      </w:r>
      <w:r w:rsidR="00274FAB">
        <w:t>en BDD pour chaque statut</w:t>
      </w:r>
      <w:r w:rsidR="00750FCF">
        <w:t xml:space="preserve"> d’avancement des tickets</w:t>
      </w:r>
      <w:r w:rsidR="00274FAB">
        <w:t>.</w:t>
      </w:r>
    </w:p>
    <w:p w14:paraId="02958C58" w14:textId="3311A150" w:rsidR="00E11A05" w:rsidRDefault="002C45B9" w:rsidP="00584AE1">
      <w:r>
        <w:t xml:space="preserve"> Pour la faire j’utiliserai</w:t>
      </w:r>
      <w:r w:rsidR="00804F49">
        <w:t>s</w:t>
      </w:r>
      <w:r>
        <w:t xml:space="preserve"> </w:t>
      </w:r>
      <w:r w:rsidR="00323734">
        <w:t xml:space="preserve">ma fonction ‘UserRight pour afficher </w:t>
      </w:r>
      <w:r w:rsidR="004B24F8">
        <w:t xml:space="preserve">son contenu uniquement pour les rôles </w:t>
      </w:r>
      <w:r w:rsidR="000D4986">
        <w:t>‘</w:t>
      </w:r>
      <w:r w:rsidR="006C149B">
        <w:t>admin</w:t>
      </w:r>
      <w:r w:rsidR="009A6A7B">
        <w:t>’</w:t>
      </w:r>
      <w:r w:rsidR="006C149B">
        <w:t>. Je</w:t>
      </w:r>
      <w:r w:rsidR="007E5ECC">
        <w:t xml:space="preserve"> </w:t>
      </w:r>
      <w:r w:rsidR="00C27BC0">
        <w:t>peux créer</w:t>
      </w:r>
      <w:r w:rsidR="008033C0">
        <w:t>ai</w:t>
      </w:r>
      <w:r w:rsidR="00804F49">
        <w:t>s</w:t>
      </w:r>
      <w:r w:rsidR="00A656E9">
        <w:t xml:space="preserve"> </w:t>
      </w:r>
      <w:r w:rsidR="004A6BEE">
        <w:t>des fonctions</w:t>
      </w:r>
      <w:r w:rsidR="00A656E9">
        <w:t xml:space="preserve"> </w:t>
      </w:r>
      <w:r w:rsidR="006E2B8D">
        <w:t>RES semblables</w:t>
      </w:r>
      <w:r w:rsidR="00A656E9">
        <w:t xml:space="preserve"> à </w:t>
      </w:r>
      <w:r w:rsidR="00823384">
        <w:t xml:space="preserve">celles que j’ai </w:t>
      </w:r>
      <w:r w:rsidR="00F9654B">
        <w:t>déjà pour</w:t>
      </w:r>
      <w:r w:rsidR="00503C9F">
        <w:t xml:space="preserve"> chaque statut de ticket mais</w:t>
      </w:r>
      <w:r w:rsidR="00166747">
        <w:t xml:space="preserve"> san</w:t>
      </w:r>
      <w:r w:rsidR="00274FAB">
        <w:t>s</w:t>
      </w:r>
      <w:r w:rsidR="00166747">
        <w:t xml:space="preserve"> la contrainte W</w:t>
      </w:r>
      <w:r w:rsidR="00B56559">
        <w:t xml:space="preserve">HERE </w:t>
      </w:r>
      <w:r w:rsidR="001D3B8A">
        <w:t xml:space="preserve">cette fois-ci </w:t>
      </w:r>
      <w:r w:rsidR="00B56559">
        <w:t xml:space="preserve">afin de </w:t>
      </w:r>
      <w:r w:rsidR="000A403D">
        <w:t>récupérer</w:t>
      </w:r>
      <w:r w:rsidR="00B56559">
        <w:t xml:space="preserve"> tou</w:t>
      </w:r>
      <w:r w:rsidR="000A403D">
        <w:t>s</w:t>
      </w:r>
      <w:r w:rsidR="00B56559">
        <w:t xml:space="preserve"> les tickets de </w:t>
      </w:r>
      <w:r w:rsidR="000A403D">
        <w:t>chaque statut</w:t>
      </w:r>
      <w:r w:rsidR="001D3B8A">
        <w:t xml:space="preserve"> sa</w:t>
      </w:r>
      <w:r w:rsidR="00D26881">
        <w:t>ns tenir compte de l’tilisateur</w:t>
      </w:r>
      <w:r w:rsidR="008238F3">
        <w:t xml:space="preserve">. </w:t>
      </w:r>
      <w:r w:rsidR="000B76CD">
        <w:t>J</w:t>
      </w:r>
      <w:r w:rsidR="009656FC">
        <w:t xml:space="preserve">e les </w:t>
      </w:r>
      <w:r w:rsidR="000B76CD">
        <w:t>aurais</w:t>
      </w:r>
      <w:r w:rsidR="008238F3">
        <w:t xml:space="preserve"> compté </w:t>
      </w:r>
      <w:r w:rsidR="00C27BC0">
        <w:t>à l’aide de</w:t>
      </w:r>
      <w:r w:rsidR="006B4085">
        <w:t xml:space="preserve"> la méthode count()</w:t>
      </w:r>
      <w:r w:rsidR="0078687D">
        <w:t xml:space="preserve"> sur </w:t>
      </w:r>
      <w:r w:rsidR="008238F3">
        <w:t xml:space="preserve">les tickets </w:t>
      </w:r>
      <w:r w:rsidR="00254C32">
        <w:t xml:space="preserve">retournés </w:t>
      </w:r>
      <w:r w:rsidR="00B05154">
        <w:t>dans un tableau</w:t>
      </w:r>
      <w:r w:rsidR="007825D6">
        <w:t xml:space="preserve"> </w:t>
      </w:r>
      <w:r w:rsidR="00254C32">
        <w:t>par l</w:t>
      </w:r>
      <w:r w:rsidR="00B05154">
        <w:t>a</w:t>
      </w:r>
      <w:r w:rsidR="00254C32">
        <w:t xml:space="preserve"> fonction du </w:t>
      </w:r>
      <w:r w:rsidR="00EF4FEE">
        <w:t xml:space="preserve">modèle </w:t>
      </w:r>
      <w:r w:rsidR="007825D6">
        <w:t>effectuant la req</w:t>
      </w:r>
      <w:r w:rsidR="006C149B">
        <w:t>u</w:t>
      </w:r>
      <w:r w:rsidR="007825D6">
        <w:t>ête</w:t>
      </w:r>
      <w:r w:rsidR="006C149B">
        <w:t xml:space="preserve"> </w:t>
      </w:r>
      <w:r w:rsidR="00EF4FEE">
        <w:t>correspondante</w:t>
      </w:r>
      <w:r w:rsidR="00005C53">
        <w:t xml:space="preserve"> </w:t>
      </w:r>
      <w:r w:rsidR="007F2AF7">
        <w:t xml:space="preserve">pour </w:t>
      </w:r>
      <w:r w:rsidR="00C27BC0">
        <w:t>indiquer aux</w:t>
      </w:r>
      <w:r w:rsidR="00254C3B">
        <w:t xml:space="preserve"> admin</w:t>
      </w:r>
      <w:r w:rsidR="00C27BC0">
        <w:t>s</w:t>
      </w:r>
      <w:r w:rsidR="00254C3B">
        <w:t xml:space="preserve"> </w:t>
      </w:r>
      <w:r w:rsidR="001C61B0">
        <w:t xml:space="preserve">l’état </w:t>
      </w:r>
      <w:r w:rsidR="00CF507B">
        <w:t xml:space="preserve">le nombre </w:t>
      </w:r>
      <w:r w:rsidR="001C61B0">
        <w:t>d</w:t>
      </w:r>
      <w:r w:rsidR="00E11A05">
        <w:t>’</w:t>
      </w:r>
      <w:r w:rsidR="001C61B0">
        <w:t xml:space="preserve"> assistances des </w:t>
      </w:r>
      <w:r w:rsidR="00005C53">
        <w:t>clients</w:t>
      </w:r>
      <w:r w:rsidR="00E11A05">
        <w:t xml:space="preserve"> p</w:t>
      </w:r>
      <w:r w:rsidR="006E2B8D">
        <w:t>ar</w:t>
      </w:r>
      <w:r w:rsidR="00E11A05">
        <w:t xml:space="preserve"> statut</w:t>
      </w:r>
      <w:r w:rsidR="00005C53">
        <w:t xml:space="preserve">. </w:t>
      </w:r>
    </w:p>
    <w:p w14:paraId="5FE4089F" w14:textId="79736D83" w:rsidR="00F9654B" w:rsidRDefault="00E11A05" w:rsidP="00584AE1">
      <w:r>
        <w:t>_</w:t>
      </w:r>
      <w:r w:rsidR="00E713B1">
        <w:t xml:space="preserve"> </w:t>
      </w:r>
      <w:r w:rsidR="00005C53">
        <w:t>Je</w:t>
      </w:r>
      <w:r w:rsidR="001C61B0">
        <w:t xml:space="preserve"> pourrais aussi </w:t>
      </w:r>
      <w:r w:rsidR="00005C53">
        <w:t>indiquer</w:t>
      </w:r>
      <w:r w:rsidR="00D17C78">
        <w:t xml:space="preserve"> aux admins </w:t>
      </w:r>
      <w:r w:rsidR="00005C53">
        <w:t xml:space="preserve"> le temps moyen</w:t>
      </w:r>
      <w:r w:rsidR="00CC7CD5">
        <w:t xml:space="preserve"> </w:t>
      </w:r>
      <w:r w:rsidR="006D325D">
        <w:t>aloué</w:t>
      </w:r>
      <w:r w:rsidR="007563AB">
        <w:t xml:space="preserve"> </w:t>
      </w:r>
      <w:r w:rsidR="006D325D">
        <w:t>pour</w:t>
      </w:r>
      <w:r w:rsidR="007563AB">
        <w:t xml:space="preserve"> </w:t>
      </w:r>
      <w:r w:rsidR="006D325D">
        <w:t>le</w:t>
      </w:r>
      <w:r w:rsidR="000F0E8B">
        <w:t xml:space="preserve"> traitements </w:t>
      </w:r>
      <w:r w:rsidR="00746838">
        <w:t>d</w:t>
      </w:r>
      <w:r w:rsidR="00A1696B">
        <w:t>e</w:t>
      </w:r>
      <w:r w:rsidR="00746838">
        <w:t>s ti</w:t>
      </w:r>
      <w:r w:rsidR="00042D02">
        <w:t xml:space="preserve">ckets </w:t>
      </w:r>
      <w:r w:rsidR="002959C4">
        <w:t xml:space="preserve">en utilisant </w:t>
      </w:r>
      <w:r w:rsidR="008A49AB">
        <w:t xml:space="preserve">une boucle foreach sur la liste de </w:t>
      </w:r>
      <w:r w:rsidR="00D41BB2">
        <w:t xml:space="preserve">tous les </w:t>
      </w:r>
      <w:r w:rsidR="008A49AB">
        <w:t xml:space="preserve">tickets retourné </w:t>
      </w:r>
      <w:r w:rsidR="00042D02">
        <w:t xml:space="preserve">par le modèle </w:t>
      </w:r>
      <w:r w:rsidR="002F7CB2">
        <w:t>puis utiliser</w:t>
      </w:r>
      <w:r w:rsidR="00E713B1">
        <w:t xml:space="preserve"> </w:t>
      </w:r>
      <w:r w:rsidR="002959C4">
        <w:t>la méthode avg()</w:t>
      </w:r>
      <w:r w:rsidR="002F7CB2">
        <w:t xml:space="preserve"> sur l</w:t>
      </w:r>
      <w:r w:rsidR="006D325D">
        <w:t>es</w:t>
      </w:r>
      <w:r w:rsidR="002F7CB2">
        <w:t xml:space="preserve"> différence</w:t>
      </w:r>
      <w:r w:rsidR="006D325D">
        <w:t>s</w:t>
      </w:r>
      <w:r w:rsidR="002F7CB2">
        <w:t xml:space="preserve"> entre </w:t>
      </w:r>
      <w:r w:rsidR="009E1CA1">
        <w:t xml:space="preserve">la date limite et la date de création </w:t>
      </w:r>
      <w:r w:rsidR="007D4A33">
        <w:t xml:space="preserve">des tickets </w:t>
      </w:r>
      <w:r w:rsidR="00042D02">
        <w:t>.</w:t>
      </w:r>
    </w:p>
    <w:p w14:paraId="698E4755" w14:textId="20AC7362" w:rsidR="00066CF1" w:rsidRDefault="00297830" w:rsidP="00584AE1">
      <w:r>
        <w:t xml:space="preserve">_ </w:t>
      </w:r>
      <w:r w:rsidR="007D4A33">
        <w:t xml:space="preserve">Je pourrais faire </w:t>
      </w:r>
      <w:r w:rsidR="001530E2">
        <w:t>une chose semblable p</w:t>
      </w:r>
      <w:r w:rsidR="0081798A">
        <w:t xml:space="preserve">our </w:t>
      </w:r>
      <w:r w:rsidR="00C27BC0">
        <w:t>l</w:t>
      </w:r>
      <w:r w:rsidR="009F67BF">
        <w:t xml:space="preserve">e temps </w:t>
      </w:r>
      <w:r>
        <w:t xml:space="preserve">moyen </w:t>
      </w:r>
      <w:r w:rsidR="00C63E11">
        <w:t xml:space="preserve">passé </w:t>
      </w:r>
      <w:r w:rsidR="001F78AD">
        <w:t>à</w:t>
      </w:r>
      <w:r w:rsidR="00C63E11">
        <w:t xml:space="preserve"> la</w:t>
      </w:r>
      <w:r w:rsidR="009F67BF">
        <w:t xml:space="preserve"> </w:t>
      </w:r>
      <w:r w:rsidR="00C27BC0">
        <w:t xml:space="preserve"> résolution</w:t>
      </w:r>
      <w:r>
        <w:t xml:space="preserve"> </w:t>
      </w:r>
      <w:r w:rsidR="00CC7CD5">
        <w:t>des tickets</w:t>
      </w:r>
      <w:r w:rsidR="0081798A">
        <w:t xml:space="preserve"> </w:t>
      </w:r>
      <w:r w:rsidR="00D17C78">
        <w:t xml:space="preserve">par les </w:t>
      </w:r>
      <w:r w:rsidR="002F3288">
        <w:t xml:space="preserve">dépanneurs </w:t>
      </w:r>
      <w:r w:rsidR="0081798A">
        <w:t>en faisant la di</w:t>
      </w:r>
      <w:r w:rsidR="008A74E8">
        <w:t>fférence entre la date de créatio</w:t>
      </w:r>
      <w:r w:rsidR="000B76CD">
        <w:t>n</w:t>
      </w:r>
      <w:r w:rsidR="008A74E8">
        <w:t xml:space="preserve"> et la date </w:t>
      </w:r>
      <w:r w:rsidR="009F67BF">
        <w:t>fin</w:t>
      </w:r>
      <w:r w:rsidR="000B76CD">
        <w:t xml:space="preserve"> du ticket</w:t>
      </w:r>
      <w:r w:rsidR="001F78AD">
        <w:t xml:space="preserve"> cette fois-ci</w:t>
      </w:r>
      <w:r w:rsidR="003D6672">
        <w:t>.</w:t>
      </w:r>
      <w:r w:rsidR="008218F0">
        <w:t>L</w:t>
      </w:r>
      <w:r w:rsidR="003D6672">
        <w:t xml:space="preserve">a </w:t>
      </w:r>
      <w:r w:rsidR="006F3A93">
        <w:t>comparaison entre ses deux moyennes</w:t>
      </w:r>
      <w:r w:rsidR="00822854">
        <w:t xml:space="preserve"> </w:t>
      </w:r>
      <w:r w:rsidR="003D6672">
        <w:t xml:space="preserve"> </w:t>
      </w:r>
      <w:r w:rsidR="00815639">
        <w:t xml:space="preserve">celle du temps aloué et celle du temps passé </w:t>
      </w:r>
      <w:r w:rsidR="003D6672">
        <w:t xml:space="preserve">peut être effectué </w:t>
      </w:r>
      <w:r w:rsidR="0019675F">
        <w:lastRenderedPageBreak/>
        <w:t>afin d’</w:t>
      </w:r>
      <w:r w:rsidR="00C10DCB">
        <w:t>indiquer aux admin les performances d</w:t>
      </w:r>
      <w:r w:rsidR="00CA77C1">
        <w:t xml:space="preserve">u service </w:t>
      </w:r>
      <w:r w:rsidR="00EB5580">
        <w:t xml:space="preserve">client </w:t>
      </w:r>
      <w:r w:rsidR="00077EEC">
        <w:t>d</w:t>
      </w:r>
      <w:r w:rsidR="00CA77C1">
        <w:t>’AM</w:t>
      </w:r>
      <w:r w:rsidR="00EB5580">
        <w:t>I</w:t>
      </w:r>
      <w:r w:rsidR="00CA77C1">
        <w:t>O</w:t>
      </w:r>
      <w:r w:rsidR="004A6BEE">
        <w:t>. Je</w:t>
      </w:r>
      <w:r w:rsidR="00ED50ED">
        <w:t xml:space="preserve"> pourrais combler ses oublis</w:t>
      </w:r>
      <w:r w:rsidR="00792558">
        <w:t xml:space="preserve"> </w:t>
      </w:r>
      <w:r w:rsidR="00077EEC">
        <w:t xml:space="preserve">et </w:t>
      </w:r>
      <w:r w:rsidR="00792558">
        <w:t>ultérieurement sur une nouvelle branche du projet</w:t>
      </w:r>
      <w:r w:rsidR="004A6BEE">
        <w:t xml:space="preserve"> </w:t>
      </w:r>
      <w:r w:rsidR="00EA024C">
        <w:t xml:space="preserve">et effectuer un ‘git </w:t>
      </w:r>
      <w:r w:rsidR="0001795E">
        <w:t>merge’ lorsque</w:t>
      </w:r>
      <w:r w:rsidR="0082567C">
        <w:t xml:space="preserve"> tout sera prêt et entendu avec le client</w:t>
      </w:r>
      <w:r w:rsidR="0001795E">
        <w:t xml:space="preserve"> et validé</w:t>
      </w:r>
      <w:r w:rsidR="004A6BEE">
        <w:t>.</w:t>
      </w:r>
    </w:p>
    <w:p w14:paraId="1BA304A6" w14:textId="77777777" w:rsidR="001A31A4" w:rsidRDefault="00770112" w:rsidP="00584AE1">
      <w:r>
        <w:t xml:space="preserve">_J’ai aussi effectué quelques recherches pour </w:t>
      </w:r>
      <w:r w:rsidR="00696E5E">
        <w:t xml:space="preserve">que lutilisateur puisse metre à jour sa photo de profil </w:t>
      </w:r>
      <w:r w:rsidR="00E776DB">
        <w:t xml:space="preserve"> via une page dédiée à la gestion de profil</w:t>
      </w:r>
      <w:r w:rsidR="00FB6A80">
        <w:t>.Cette fonctionnalité fera l’objet</w:t>
      </w:r>
      <w:r w:rsidR="001A31A4">
        <w:t> :</w:t>
      </w:r>
    </w:p>
    <w:p w14:paraId="712607D5" w14:textId="77777777" w:rsidR="008567A2" w:rsidRDefault="00A229F0" w:rsidP="00F00D01">
      <w:pPr>
        <w:pStyle w:val="Paragraphedeliste"/>
        <w:numPr>
          <w:ilvl w:val="0"/>
          <w:numId w:val="23"/>
        </w:numPr>
      </w:pPr>
      <w:r>
        <w:t xml:space="preserve">d’une nouvelle fonction </w:t>
      </w:r>
      <w:r w:rsidR="00C91770">
        <w:t xml:space="preserve">contenant  un </w:t>
      </w:r>
      <w:r>
        <w:t xml:space="preserve">update </w:t>
      </w:r>
      <w:r w:rsidR="005D2A16">
        <w:t>de la table users</w:t>
      </w:r>
      <w:r w:rsidR="00F00D01">
        <w:t xml:space="preserve"> </w:t>
      </w:r>
      <w:r w:rsidR="005D2A16">
        <w:t xml:space="preserve"> se trouvant </w:t>
      </w:r>
      <w:r>
        <w:t>dans le mod</w:t>
      </w:r>
      <w:r w:rsidR="000B77F0">
        <w:t>èle</w:t>
      </w:r>
      <w:r w:rsidR="00316B26">
        <w:t>( des users).Cela</w:t>
      </w:r>
      <w:r w:rsidR="008D0D4C">
        <w:t xml:space="preserve"> après avoir </w:t>
      </w:r>
    </w:p>
    <w:p w14:paraId="4651DB6A" w14:textId="77777777" w:rsidR="008567A2" w:rsidRDefault="008D0D4C" w:rsidP="00F00D01">
      <w:pPr>
        <w:pStyle w:val="Paragraphedeliste"/>
        <w:numPr>
          <w:ilvl w:val="0"/>
          <w:numId w:val="23"/>
        </w:numPr>
      </w:pPr>
      <w:r>
        <w:t>rajouté une colonne dédiée dans la table us</w:t>
      </w:r>
      <w:r w:rsidR="00E24FE2">
        <w:t>e</w:t>
      </w:r>
      <w:r>
        <w:t>rs</w:t>
      </w:r>
      <w:r w:rsidR="00025CCD">
        <w:t xml:space="preserve">, </w:t>
      </w:r>
    </w:p>
    <w:p w14:paraId="09B752D2" w14:textId="77777777" w:rsidR="008C6D94" w:rsidRDefault="00025CCD" w:rsidP="00F00D01">
      <w:pPr>
        <w:pStyle w:val="Paragraphedeliste"/>
        <w:numPr>
          <w:ilvl w:val="0"/>
          <w:numId w:val="23"/>
        </w:numPr>
      </w:pPr>
      <w:r>
        <w:t xml:space="preserve">placé un input type </w:t>
      </w:r>
      <w:r w:rsidR="00526716">
        <w:t>‘file dans un formulaire</w:t>
      </w:r>
      <w:r w:rsidR="00307EF7">
        <w:t xml:space="preserve">, </w:t>
      </w:r>
    </w:p>
    <w:p w14:paraId="4C0F9378" w14:textId="14015D6C" w:rsidR="00BC09DA" w:rsidRDefault="00A213A1" w:rsidP="00F00D01">
      <w:pPr>
        <w:pStyle w:val="Paragraphedeliste"/>
        <w:numPr>
          <w:ilvl w:val="0"/>
          <w:numId w:val="23"/>
        </w:numPr>
      </w:pPr>
      <w:r>
        <w:t>récupérer cette entrée avec le contrôleur</w:t>
      </w:r>
      <w:r w:rsidR="00316B26">
        <w:t xml:space="preserve"> </w:t>
      </w:r>
      <w:r w:rsidR="00FF342A">
        <w:t>grâce à l’objet request</w:t>
      </w:r>
      <w:r w:rsidR="00B228CE">
        <w:t xml:space="preserve"> </w:t>
      </w:r>
      <w:r w:rsidR="00032866">
        <w:t>en l</w:t>
      </w:r>
      <w:r w:rsidR="00FF342A">
        <w:t>’</w:t>
      </w:r>
      <w:r w:rsidR="00032866">
        <w:t xml:space="preserve"> associant </w:t>
      </w:r>
      <w:r w:rsidR="00307732">
        <w:t xml:space="preserve">à l’utilisateur </w:t>
      </w:r>
      <w:r w:rsidR="00B228CE">
        <w:t xml:space="preserve">actuellement </w:t>
      </w:r>
      <w:r w:rsidR="00307732">
        <w:t>authentifié</w:t>
      </w:r>
      <w:r>
        <w:t xml:space="preserve">, </w:t>
      </w:r>
      <w:r w:rsidR="00371A46">
        <w:t>le contrôleur rangera la nouvelle photo</w:t>
      </w:r>
      <w:r w:rsidR="00B943D2">
        <w:t xml:space="preserve"> dan un dossier dédié</w:t>
      </w:r>
      <w:r w:rsidR="00A33278">
        <w:t xml:space="preserve"> et définiera le chemin ( pour </w:t>
      </w:r>
      <w:r w:rsidR="00AB124F">
        <w:t xml:space="preserve">l’utiliser dans la balise </w:t>
      </w:r>
      <w:r w:rsidR="00775423">
        <w:t>&lt;</w:t>
      </w:r>
      <w:r w:rsidR="00AB124F">
        <w:t>img&gt;</w:t>
      </w:r>
      <w:r w:rsidR="00775423">
        <w:t>)</w:t>
      </w:r>
      <w:r w:rsidR="00F56E4F">
        <w:t>.</w:t>
      </w:r>
    </w:p>
    <w:p w14:paraId="3F68C2BD" w14:textId="4414395B" w:rsidR="009571FC" w:rsidRDefault="009571FC" w:rsidP="00F00D01">
      <w:pPr>
        <w:pStyle w:val="Paragraphedeliste"/>
        <w:numPr>
          <w:ilvl w:val="0"/>
          <w:numId w:val="23"/>
        </w:numPr>
      </w:pPr>
      <w:r>
        <w:t>Ci-dessous</w:t>
      </w:r>
      <w:r w:rsidR="00DE34F3">
        <w:t>, le stockage dans une variable</w:t>
      </w:r>
      <w:r w:rsidR="00EB6E63">
        <w:t xml:space="preserve"> </w:t>
      </w:r>
      <w:r w:rsidR="002A47E3">
        <w:t xml:space="preserve">correspondant au chemin de l’image </w:t>
      </w:r>
      <w:r w:rsidR="001936B6">
        <w:t>soumise dans le formulaire</w:t>
      </w:r>
      <w:r w:rsidR="00310470">
        <w:t xml:space="preserve"> si la requête http contiens </w:t>
      </w:r>
      <w:r w:rsidR="00E902E6">
        <w:t xml:space="preserve">un fichier  </w:t>
      </w:r>
      <w:r w:rsidR="009C4CDD">
        <w:t xml:space="preserve">provenant de l’input </w:t>
      </w:r>
      <w:r w:rsidR="00E40FC6">
        <w:t>nommé ‘photo’</w:t>
      </w:r>
    </w:p>
    <w:p w14:paraId="2DC3D1F6" w14:textId="258254F1" w:rsidR="00821620" w:rsidRDefault="00E277C3" w:rsidP="00E277C3">
      <w:pPr>
        <w:pStyle w:val="Paragraphedeliste"/>
        <w:ind w:left="1800"/>
      </w:pPr>
      <w:r w:rsidRPr="00E277C3">
        <w:rPr>
          <w:noProof/>
        </w:rPr>
        <w:drawing>
          <wp:inline distT="0" distB="0" distL="0" distR="0" wp14:anchorId="5780F9AD" wp14:editId="6FBC44F8">
            <wp:extent cx="3536142" cy="1187450"/>
            <wp:effectExtent l="0" t="0" r="7620" b="0"/>
            <wp:docPr id="1967765961"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65961" name="Image 1" descr="Une image contenant texte, Police, ligne, capture d’écran&#10;&#10;Description générée automatiquement"/>
                    <pic:cNvPicPr/>
                  </pic:nvPicPr>
                  <pic:blipFill>
                    <a:blip r:embed="rId57"/>
                    <a:stretch>
                      <a:fillRect/>
                    </a:stretch>
                  </pic:blipFill>
                  <pic:spPr>
                    <a:xfrm>
                      <a:off x="0" y="0"/>
                      <a:ext cx="3541588" cy="1189279"/>
                    </a:xfrm>
                    <a:prstGeom prst="rect">
                      <a:avLst/>
                    </a:prstGeom>
                  </pic:spPr>
                </pic:pic>
              </a:graphicData>
            </a:graphic>
          </wp:inline>
        </w:drawing>
      </w:r>
    </w:p>
    <w:p w14:paraId="2366C10F" w14:textId="77777777" w:rsidR="00D34217" w:rsidRDefault="00D34217" w:rsidP="00E277C3">
      <w:pPr>
        <w:pStyle w:val="Paragraphedeliste"/>
        <w:ind w:left="1800"/>
      </w:pPr>
    </w:p>
    <w:p w14:paraId="5ECD3265" w14:textId="6A02951A" w:rsidR="00F56E4F" w:rsidRPr="00584AE1" w:rsidRDefault="00F56E4F" w:rsidP="00E277C3">
      <w:pPr>
        <w:pStyle w:val="Paragraphedeliste"/>
        <w:ind w:left="1800"/>
      </w:pPr>
      <w:r>
        <w:t>Jai effectué cette recherche sur</w:t>
      </w:r>
      <w:r w:rsidR="00D12C0D">
        <w:t xml:space="preserve"> stackoverflow en écrivant</w:t>
      </w:r>
      <w:r w:rsidR="00D34217">
        <w:t xml:space="preserve"> dans la barre de recherche</w:t>
      </w:r>
      <w:r w:rsidR="002011A2">
        <w:t xml:space="preserve"> </w:t>
      </w:r>
      <w:r w:rsidR="007423B8">
        <w:t> :’’</w:t>
      </w:r>
      <w:r w:rsidR="007423B8" w:rsidRPr="007423B8">
        <w:t xml:space="preserve"> </w:t>
      </w:r>
      <w:r w:rsidR="007423B8" w:rsidRPr="007423B8">
        <w:rPr>
          <w:i/>
          <w:iCs/>
        </w:rPr>
        <w:t xml:space="preserve">how to update a profile picture in laravel application </w:t>
      </w:r>
      <w:r w:rsidR="007423B8">
        <w:t>‘’</w:t>
      </w:r>
      <w:r w:rsidR="00164CFF">
        <w:t>.</w:t>
      </w:r>
      <w:r w:rsidR="00B81C65">
        <w:t xml:space="preserve"> En cherchant </w:t>
      </w:r>
      <w:r w:rsidR="002011A2">
        <w:t xml:space="preserve">parmi les résultats </w:t>
      </w:r>
      <w:r w:rsidR="00B81C65">
        <w:t>j’y ai trouvé</w:t>
      </w:r>
      <w:r w:rsidR="007333E9">
        <w:t xml:space="preserve"> u</w:t>
      </w:r>
      <w:r w:rsidR="00164CFF">
        <w:t>ne</w:t>
      </w:r>
      <w:r w:rsidR="007333E9">
        <w:t xml:space="preserve"> proposition de</w:t>
      </w:r>
      <w:r w:rsidR="00164CFF">
        <w:t xml:space="preserve"> marche à </w:t>
      </w:r>
      <w:r w:rsidR="005140AB">
        <w:t>suivre. Je</w:t>
      </w:r>
      <w:r w:rsidR="007333E9">
        <w:t xml:space="preserve"> l’ai analysé et grâce  à mes nouvelles connaissances j’ai réussi</w:t>
      </w:r>
      <w:r w:rsidR="00EE702B">
        <w:t xml:space="preserve"> à comprendre les actions </w:t>
      </w:r>
      <w:r w:rsidR="002011A2">
        <w:t xml:space="preserve">qui y </w:t>
      </w:r>
      <w:r w:rsidR="004F0CF9">
        <w:t xml:space="preserve">sont </w:t>
      </w:r>
      <w:r w:rsidR="00EE702B">
        <w:t xml:space="preserve"> men</w:t>
      </w:r>
      <w:r w:rsidR="004F0CF9">
        <w:t>ées</w:t>
      </w:r>
      <w:r w:rsidR="00EE702B">
        <w:t xml:space="preserve"> pour réaliser cette feature.</w:t>
      </w:r>
      <w:r w:rsidR="00837566">
        <w:t xml:space="preserve"> Elle </w:t>
      </w:r>
      <w:r w:rsidR="004F0CF9">
        <w:t>aussi pourra</w:t>
      </w:r>
      <w:r w:rsidR="00837566">
        <w:t xml:space="preserve"> faire l’objet </w:t>
      </w:r>
      <w:r w:rsidR="00841629">
        <w:t>d’une nouvelle branche de mon repo Git</w:t>
      </w:r>
      <w:r w:rsidR="00EA7A94">
        <w:t xml:space="preserve"> ultérieurement. </w:t>
      </w:r>
    </w:p>
    <w:p w14:paraId="58BD7A36" w14:textId="77777777" w:rsidR="00775423" w:rsidRDefault="000306AB" w:rsidP="00775423">
      <w:pPr>
        <w:pStyle w:val="Titre1"/>
        <w:numPr>
          <w:ilvl w:val="0"/>
          <w:numId w:val="0"/>
        </w:numPr>
        <w:rPr>
          <w:shd w:val="clear" w:color="auto" w:fill="FFFFFF"/>
        </w:rPr>
      </w:pPr>
      <w:r w:rsidRPr="00400071">
        <w:rPr>
          <w:shd w:val="clear" w:color="auto" w:fill="FFFFFF"/>
        </w:rPr>
        <w:t> </w:t>
      </w:r>
    </w:p>
    <w:p w14:paraId="25480645" w14:textId="77777777" w:rsidR="00775423" w:rsidRDefault="00775423">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654EEA0E" w14:textId="7806506B" w:rsidR="00400071" w:rsidRDefault="000306AB" w:rsidP="00584AE1">
      <w:pPr>
        <w:pStyle w:val="Titre1"/>
        <w:rPr>
          <w:shd w:val="clear" w:color="auto" w:fill="FFFFFF"/>
        </w:rPr>
      </w:pPr>
      <w:r w:rsidRPr="00400071">
        <w:rPr>
          <w:shd w:val="clear" w:color="auto" w:fill="FFFFFF"/>
        </w:rPr>
        <w:lastRenderedPageBreak/>
        <w:t> </w:t>
      </w:r>
      <w:bookmarkStart w:id="60" w:name="_Toc138326084"/>
      <w:r w:rsidR="00F51A4F" w:rsidRPr="00400071">
        <w:rPr>
          <w:shd w:val="clear" w:color="auto" w:fill="FFFFFF"/>
        </w:rPr>
        <w:t>Annexes</w:t>
      </w:r>
      <w:bookmarkEnd w:id="60"/>
    </w:p>
    <w:p w14:paraId="2A42FF07" w14:textId="2DA90C0E" w:rsidR="00F51A4F" w:rsidRDefault="00F51A4F" w:rsidP="00F51A4F">
      <w:pPr>
        <w:pStyle w:val="Titre3"/>
      </w:pPr>
      <w:bookmarkStart w:id="61" w:name="_Toc138326085"/>
      <w:r>
        <w:t>Quelques requêtes SQL</w:t>
      </w:r>
      <w:bookmarkEnd w:id="61"/>
    </w:p>
    <w:p w14:paraId="6B53054A" w14:textId="77777777" w:rsidR="004E7962" w:rsidRPr="004E7962" w:rsidRDefault="004E7962" w:rsidP="004E7962"/>
    <w:p w14:paraId="0906CB22" w14:textId="7B48DB61" w:rsidR="00715387" w:rsidRPr="00715387" w:rsidRDefault="00D437DC" w:rsidP="00715387">
      <w:pPr>
        <w:pStyle w:val="Paragraphedeliste"/>
        <w:numPr>
          <w:ilvl w:val="0"/>
          <w:numId w:val="6"/>
        </w:numPr>
      </w:pPr>
      <w:r>
        <w:t xml:space="preserve">La </w:t>
      </w:r>
      <w:r w:rsidRPr="00083390">
        <w:rPr>
          <w:u w:val="single"/>
        </w:rPr>
        <w:t xml:space="preserve">requête </w:t>
      </w:r>
      <w:r w:rsidRPr="00083390">
        <w:rPr>
          <w:i/>
          <w:iCs/>
          <w:u w:val="single"/>
        </w:rPr>
        <w:t>select</w:t>
      </w:r>
      <w:r>
        <w:t xml:space="preserve"> suivante   récupère les différentes colonnes de la table ticket nécessaire à </w:t>
      </w:r>
      <w:r w:rsidR="004E7962">
        <w:t>l’affichage</w:t>
      </w:r>
      <w:r>
        <w:t xml:space="preserve"> de ces </w:t>
      </w:r>
      <w:r w:rsidR="004E7962">
        <w:t>derniers. La</w:t>
      </w:r>
      <w:r>
        <w:t xml:space="preserve"> fonction à laquelle elle appartient se fait passer un paramètre e para mètre est la variable contenant la valeur de ce que l’utilisateur à soumis dans la barre de recherche. Cette valeur est </w:t>
      </w:r>
      <w:r w:rsidR="004E7962">
        <w:t>utilisée</w:t>
      </w:r>
      <w:r>
        <w:t xml:space="preserve"> dans ma requête afin d’être comparée avec un like.</w:t>
      </w:r>
      <w:r w:rsidR="004E7962">
        <w:t xml:space="preserve"> L</w:t>
      </w:r>
      <w:r>
        <w:t xml:space="preserve">’éventualité d’une saisie en lettres capitale est </w:t>
      </w:r>
      <w:r w:rsidR="00004904">
        <w:t>envisagée avec</w:t>
      </w:r>
      <w:r w:rsidR="007E0036">
        <w:t xml:space="preserve"> la méthode UPPER().J’ai aussi effectué une gestion d’exception. Si la requête venait à échouer la fonction retournera ‘false’ autrement elle re</w:t>
      </w:r>
      <w:r w:rsidR="00FC0623">
        <w:t>tourne</w:t>
      </w:r>
      <w:r w:rsidR="007E0036">
        <w:t xml:space="preserve">ra </w:t>
      </w:r>
      <w:r w:rsidR="007E0036" w:rsidRPr="00004904">
        <w:t>true</w:t>
      </w:r>
      <w:r w:rsidR="007E0036">
        <w:t>.</w:t>
      </w:r>
    </w:p>
    <w:p w14:paraId="167A06BD" w14:textId="2842B282" w:rsidR="00715387" w:rsidRPr="00715387" w:rsidRDefault="00715387" w:rsidP="00715387">
      <w:r w:rsidRPr="00715387">
        <w:rPr>
          <w:noProof/>
        </w:rPr>
        <w:drawing>
          <wp:inline distT="0" distB="0" distL="0" distR="0" wp14:anchorId="21C6F181" wp14:editId="3AC50BCA">
            <wp:extent cx="7663315" cy="1949570"/>
            <wp:effectExtent l="0" t="0" r="0" b="0"/>
            <wp:docPr id="1264090264" name="Image 126409026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90264" name="Image 1" descr="Une image contenant texte, capture d’écran&#10;&#10;Description générée automatiquement"/>
                    <pic:cNvPicPr/>
                  </pic:nvPicPr>
                  <pic:blipFill>
                    <a:blip r:embed="rId58"/>
                    <a:stretch>
                      <a:fillRect/>
                    </a:stretch>
                  </pic:blipFill>
                  <pic:spPr>
                    <a:xfrm>
                      <a:off x="0" y="0"/>
                      <a:ext cx="7778120" cy="1978777"/>
                    </a:xfrm>
                    <a:prstGeom prst="rect">
                      <a:avLst/>
                    </a:prstGeom>
                  </pic:spPr>
                </pic:pic>
              </a:graphicData>
            </a:graphic>
          </wp:inline>
        </w:drawing>
      </w:r>
    </w:p>
    <w:p w14:paraId="45D5BAC2" w14:textId="4404B072" w:rsidR="00715387" w:rsidRPr="00004904" w:rsidRDefault="00710104" w:rsidP="00004904">
      <w:pPr>
        <w:pStyle w:val="Paragraphedeliste"/>
        <w:numPr>
          <w:ilvl w:val="0"/>
          <w:numId w:val="6"/>
        </w:numPr>
        <w:rPr>
          <w:u w:val="single"/>
        </w:rPr>
      </w:pPr>
      <w:r w:rsidRPr="00004904">
        <w:rPr>
          <w:u w:val="single"/>
        </w:rPr>
        <w:t xml:space="preserve">Requête </w:t>
      </w:r>
      <w:r w:rsidRPr="00004904">
        <w:rPr>
          <w:i/>
          <w:iCs/>
          <w:u w:val="single"/>
        </w:rPr>
        <w:t>update</w:t>
      </w:r>
      <w:r w:rsidR="00FC0623" w:rsidRPr="00004904">
        <w:rPr>
          <w:u w:val="single"/>
        </w:rPr>
        <w:t xml:space="preserve"> : Cette</w:t>
      </w:r>
      <w:r w:rsidRPr="00710104">
        <w:t xml:space="preserve"> requête est écrite dans le contexte de la mise à jour du </w:t>
      </w:r>
      <w:r w:rsidR="00FC0623" w:rsidRPr="00710104">
        <w:t>statuts</w:t>
      </w:r>
      <w:r w:rsidRPr="00710104">
        <w:t xml:space="preserve"> d’un ticket</w:t>
      </w:r>
    </w:p>
    <w:p w14:paraId="684A72BB" w14:textId="7C5702A0" w:rsidR="00710104" w:rsidRDefault="00710104" w:rsidP="00715387">
      <w:pPr>
        <w:rPr>
          <w:u w:val="single"/>
        </w:rPr>
      </w:pPr>
      <w:r w:rsidRPr="00710104">
        <w:rPr>
          <w:noProof/>
          <w:u w:val="single"/>
        </w:rPr>
        <w:drawing>
          <wp:inline distT="0" distB="0" distL="0" distR="0" wp14:anchorId="310CB36E" wp14:editId="10838B0E">
            <wp:extent cx="5972810" cy="1951990"/>
            <wp:effectExtent l="0" t="0" r="8890" b="0"/>
            <wp:docPr id="440969962" name="Image 44096996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9962" name="Image 1" descr="Une image contenant texte, capture d’écran, logiciel, Logiciel multimédia&#10;&#10;Description générée automatiquement"/>
                    <pic:cNvPicPr/>
                  </pic:nvPicPr>
                  <pic:blipFill>
                    <a:blip r:embed="rId59"/>
                    <a:stretch>
                      <a:fillRect/>
                    </a:stretch>
                  </pic:blipFill>
                  <pic:spPr>
                    <a:xfrm>
                      <a:off x="0" y="0"/>
                      <a:ext cx="5972810" cy="1951990"/>
                    </a:xfrm>
                    <a:prstGeom prst="rect">
                      <a:avLst/>
                    </a:prstGeom>
                  </pic:spPr>
                </pic:pic>
              </a:graphicData>
            </a:graphic>
          </wp:inline>
        </w:drawing>
      </w:r>
    </w:p>
    <w:p w14:paraId="321097BD" w14:textId="0F85B33A" w:rsidR="009F651C" w:rsidRPr="00004904" w:rsidRDefault="009F651C" w:rsidP="00004904">
      <w:pPr>
        <w:pStyle w:val="Paragraphedeliste"/>
        <w:numPr>
          <w:ilvl w:val="0"/>
          <w:numId w:val="6"/>
        </w:numPr>
        <w:rPr>
          <w:u w:val="single"/>
        </w:rPr>
      </w:pPr>
      <w:r w:rsidRPr="00004904">
        <w:rPr>
          <w:u w:val="single"/>
        </w:rPr>
        <w:t>Exemple de requête dans une transaction :</w:t>
      </w:r>
    </w:p>
    <w:p w14:paraId="025EE1DE" w14:textId="1655BDEB" w:rsidR="00B20741" w:rsidRDefault="00B20741" w:rsidP="00715387">
      <w:r w:rsidRPr="00B20741">
        <w:t>Dans l’exemple suivant puisque j’avais plusieurs requêtes</w:t>
      </w:r>
      <w:r>
        <w:t xml:space="preserve"> </w:t>
      </w:r>
      <w:r w:rsidRPr="00B20741">
        <w:t>pour l’envoi d’un message dans la conversation d’un ticket</w:t>
      </w:r>
      <w:r>
        <w:t>, j’ai effectué se</w:t>
      </w:r>
      <w:r w:rsidR="00004904">
        <w:t>s</w:t>
      </w:r>
      <w:r>
        <w:t xml:space="preserve"> deux requêtes dans une transaction.</w:t>
      </w:r>
    </w:p>
    <w:p w14:paraId="16CEE1BA" w14:textId="77777777" w:rsidR="00004904" w:rsidRDefault="00004904" w:rsidP="00004904">
      <w:pPr>
        <w:pStyle w:val="Paragraphedeliste"/>
        <w:ind w:left="1080"/>
      </w:pPr>
    </w:p>
    <w:p w14:paraId="7533AF13" w14:textId="40F875E0" w:rsidR="00004904" w:rsidRPr="00B20741" w:rsidRDefault="00004904" w:rsidP="00004904">
      <w:pPr>
        <w:pStyle w:val="Paragraphedeliste"/>
        <w:numPr>
          <w:ilvl w:val="0"/>
          <w:numId w:val="6"/>
        </w:numPr>
      </w:pPr>
      <w:r>
        <w:t>Exemple d’insert</w:t>
      </w:r>
    </w:p>
    <w:p w14:paraId="25B721EC" w14:textId="0CE6E730" w:rsidR="00710104" w:rsidRPr="00710104" w:rsidRDefault="00710104" w:rsidP="00715387">
      <w:pPr>
        <w:rPr>
          <w:u w:val="single"/>
        </w:rPr>
      </w:pPr>
      <w:r w:rsidRPr="00710104">
        <w:rPr>
          <w:noProof/>
          <w:u w:val="single"/>
        </w:rPr>
        <w:lastRenderedPageBreak/>
        <w:drawing>
          <wp:inline distT="0" distB="0" distL="0" distR="0" wp14:anchorId="113FCBF2" wp14:editId="0EB64AAB">
            <wp:extent cx="6832171" cy="2173605"/>
            <wp:effectExtent l="0" t="0" r="6985" b="0"/>
            <wp:docPr id="57144130" name="Image 5714413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130" name="Image 1" descr="Une image contenant texte, capture d’écran, logiciel&#10;&#10;Description générée automatiquement"/>
                    <pic:cNvPicPr/>
                  </pic:nvPicPr>
                  <pic:blipFill>
                    <a:blip r:embed="rId60"/>
                    <a:stretch>
                      <a:fillRect/>
                    </a:stretch>
                  </pic:blipFill>
                  <pic:spPr>
                    <a:xfrm>
                      <a:off x="0" y="0"/>
                      <a:ext cx="6880335" cy="2188928"/>
                    </a:xfrm>
                    <a:prstGeom prst="rect">
                      <a:avLst/>
                    </a:prstGeom>
                  </pic:spPr>
                </pic:pic>
              </a:graphicData>
            </a:graphic>
          </wp:inline>
        </w:drawing>
      </w:r>
    </w:p>
    <w:p w14:paraId="569B710F" w14:textId="7C4C80F7" w:rsidR="00B3111A" w:rsidRDefault="000306AB" w:rsidP="00F51A4F">
      <w:pPr>
        <w:pStyle w:val="Titre2"/>
        <w:rPr>
          <w:shd w:val="clear" w:color="auto" w:fill="FFFFFF"/>
        </w:rPr>
      </w:pPr>
      <w:r w:rsidRPr="00400071">
        <w:rPr>
          <w:shd w:val="clear" w:color="auto" w:fill="FFFFFF"/>
        </w:rPr>
        <w:lastRenderedPageBreak/>
        <w:t>  </w:t>
      </w:r>
      <w:bookmarkStart w:id="62" w:name="_Toc138326086"/>
      <w:r w:rsidR="00F51A4F" w:rsidRPr="00400071">
        <w:rPr>
          <w:shd w:val="clear" w:color="auto" w:fill="FFFFFF"/>
        </w:rPr>
        <w:t>Schéma</w:t>
      </w:r>
      <w:r w:rsidRPr="00400071">
        <w:rPr>
          <w:shd w:val="clear" w:color="auto" w:fill="FFFFFF"/>
        </w:rPr>
        <w:t xml:space="preserve"> de la base de données</w:t>
      </w:r>
      <w:bookmarkEnd w:id="62"/>
    </w:p>
    <w:p w14:paraId="1ABAAEA1" w14:textId="61E8E988" w:rsidR="00F51A4F" w:rsidRPr="00F51A4F" w:rsidRDefault="00F51A4F" w:rsidP="00F51A4F">
      <w:r>
        <w:rPr>
          <w:noProof/>
        </w:rPr>
        <w:drawing>
          <wp:inline distT="0" distB="0" distL="0" distR="0" wp14:anchorId="3F53E724" wp14:editId="71672C9B">
            <wp:extent cx="5972810" cy="5769610"/>
            <wp:effectExtent l="0" t="0" r="8890" b="2540"/>
            <wp:docPr id="1555698286" name="Image 1555698286"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8286" name="Image 2" descr="Une image contenant texte, capture d’écran, diagramme, Polic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5972810" cy="5769610"/>
                    </a:xfrm>
                    <a:prstGeom prst="rect">
                      <a:avLst/>
                    </a:prstGeom>
                  </pic:spPr>
                </pic:pic>
              </a:graphicData>
            </a:graphic>
          </wp:inline>
        </w:drawing>
      </w:r>
    </w:p>
    <w:sectPr w:rsidR="00F51A4F" w:rsidRPr="00F51A4F" w:rsidSect="009420AD">
      <w:type w:val="continuous"/>
      <w:pgSz w:w="12240" w:h="15840"/>
      <w:pgMar w:top="1417" w:right="1417" w:bottom="1417" w:left="1417" w:header="720" w:footer="720" w:gutter="0"/>
      <w:pgNumType w:start="0"/>
      <w:cols w:space="720"/>
      <w:noEndnote/>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andra Testart" w:date="2023-06-15T14:01:00Z" w:initials="AT">
    <w:p w14:paraId="7F3F4690" w14:textId="77777777" w:rsidR="002D3CC0" w:rsidRDefault="000B4839">
      <w:pPr>
        <w:pStyle w:val="Commentaire"/>
      </w:pPr>
      <w:r>
        <w:rPr>
          <w:rStyle w:val="Marquedecommentaire"/>
        </w:rPr>
        <w:annotationRef/>
      </w:r>
      <w:r w:rsidR="002D3CC0">
        <w:t>Ajouter le libellé de l'activité visée dans ce jalon 1</w:t>
      </w:r>
    </w:p>
    <w:p w14:paraId="398301D7" w14:textId="77777777" w:rsidR="002D3CC0" w:rsidRDefault="002D3CC0">
      <w:pPr>
        <w:pStyle w:val="Commentaire"/>
      </w:pPr>
      <w:r>
        <w:t xml:space="preserve">A moins que je le vois pas dans le dossier partagé (à cause de sharepoint je crois) mais, je ne vois pas ton nom, prénom ni la promotion sur la page de garde. </w:t>
      </w:r>
    </w:p>
    <w:p w14:paraId="71EA74F0" w14:textId="77777777" w:rsidR="002D3CC0" w:rsidRDefault="002D3CC0">
      <w:pPr>
        <w:pStyle w:val="Commentaire"/>
      </w:pPr>
    </w:p>
    <w:p w14:paraId="45724A5D" w14:textId="77777777" w:rsidR="002D3CC0" w:rsidRDefault="002D3CC0" w:rsidP="00384124">
      <w:pPr>
        <w:pStyle w:val="Commentaire"/>
      </w:pPr>
      <w:r>
        <w:t>Prévoir d'insérer un pied de page comportant le numéro de page ainsi que nom et prénom, promotion CDA6</w:t>
      </w:r>
    </w:p>
  </w:comment>
  <w:comment w:id="5" w:author="Alexandra Testart" w:date="2023-06-15T14:04:00Z" w:initials="AT">
    <w:p w14:paraId="5157535D" w14:textId="515D6A49" w:rsidR="00B47480" w:rsidRDefault="00B47480">
      <w:pPr>
        <w:pStyle w:val="Commentaire"/>
      </w:pPr>
      <w:r>
        <w:rPr>
          <w:rStyle w:val="Marquedecommentaire"/>
        </w:rPr>
        <w:annotationRef/>
      </w:r>
      <w:r>
        <w:t xml:space="preserve">A la fin d'une ligne de titre, le signe de ponctuation ":" ne se met pas. Ce commentaire est donc à répercuter à plusieurs endroits de </w:t>
      </w:r>
    </w:p>
    <w:p w14:paraId="1D55B832" w14:textId="77777777" w:rsidR="00B47480" w:rsidRDefault="00B47480" w:rsidP="00683F43">
      <w:pPr>
        <w:pStyle w:val="Commentaire"/>
      </w:pPr>
      <w:r>
        <w:t>ton dossier</w:t>
      </w:r>
    </w:p>
  </w:comment>
  <w:comment w:id="6" w:author="Alexandra Testart" w:date="2023-06-15T14:40:00Z" w:initials="AT">
    <w:p w14:paraId="018E2980" w14:textId="77777777" w:rsidR="00544A84" w:rsidRDefault="00544A84" w:rsidP="00965774">
      <w:pPr>
        <w:pStyle w:val="Commentaire"/>
      </w:pPr>
      <w:r>
        <w:rPr>
          <w:rStyle w:val="Marquedecommentaire"/>
        </w:rPr>
        <w:annotationRef/>
      </w:r>
      <w:r>
        <w:t xml:space="preserve">Avant d'introduire le contexte du projet, prévoir une partie avec présentation personnelle succincte et présentation formation CDA </w:t>
      </w:r>
    </w:p>
  </w:comment>
  <w:comment w:id="10" w:author="Alexandra Testart" w:date="2023-06-15T14:30:00Z" w:initials="AT">
    <w:p w14:paraId="11A51F21" w14:textId="24EE0C17" w:rsidR="00943C11" w:rsidRDefault="00943C11" w:rsidP="000408C0">
      <w:pPr>
        <w:pStyle w:val="Commentaire"/>
      </w:pPr>
      <w:r>
        <w:rPr>
          <w:rStyle w:val="Marquedecommentaire"/>
        </w:rPr>
        <w:annotationRef/>
      </w:r>
      <w:r>
        <w:t>Utiliser ce début de résumé pour finaliser celui à rendre à part (au format pdf) et qui doit comporter entre 200 et 250 mots. Apparemment, il faudrait ajouter le déroulement technique à ce début de résumé + ajouter liste de mots-clés</w:t>
      </w:r>
    </w:p>
  </w:comment>
  <w:comment w:id="14" w:author="Alexandra Testart" w:date="2023-06-15T14:41:00Z" w:initials="AT">
    <w:p w14:paraId="016F4C8A" w14:textId="77777777" w:rsidR="00544A84" w:rsidRDefault="00544A84" w:rsidP="00542997">
      <w:pPr>
        <w:pStyle w:val="Commentaire"/>
      </w:pPr>
      <w:r>
        <w:rPr>
          <w:rStyle w:val="Marquedecommentaire"/>
        </w:rPr>
        <w:annotationRef/>
      </w:r>
      <w:r>
        <w:t>Ajouter ici la liste des compétences mises en œuvre dans ce jalon (reprendre les libellés tels quels)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724A5D" w15:done="1"/>
  <w15:commentEx w15:paraId="1D55B832" w15:done="1"/>
  <w15:commentEx w15:paraId="018E2980" w15:done="1"/>
  <w15:commentEx w15:paraId="11A51F21" w15:done="1"/>
  <w15:commentEx w15:paraId="016F4C8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982A" w16cex:dateUtc="2023-06-15T12:01:00Z"/>
  <w16cex:commentExtensible w16cex:durableId="283598F0" w16cex:dateUtc="2023-06-15T12:04:00Z"/>
  <w16cex:commentExtensible w16cex:durableId="2835A16D" w16cex:dateUtc="2023-06-15T12:40:00Z"/>
  <w16cex:commentExtensible w16cex:durableId="28359EE9" w16cex:dateUtc="2023-06-15T12:30:00Z"/>
  <w16cex:commentExtensible w16cex:durableId="2835A190" w16cex:dateUtc="2023-06-15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724A5D" w16cid:durableId="2835982A"/>
  <w16cid:commentId w16cid:paraId="1D55B832" w16cid:durableId="283598F0"/>
  <w16cid:commentId w16cid:paraId="018E2980" w16cid:durableId="2835A16D"/>
  <w16cid:commentId w16cid:paraId="11A51F21" w16cid:durableId="28359EE9"/>
  <w16cid:commentId w16cid:paraId="016F4C8A" w16cid:durableId="2835A1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48BE5" w14:textId="77777777" w:rsidR="00D1480F" w:rsidRDefault="00D1480F" w:rsidP="00237032">
      <w:pPr>
        <w:spacing w:after="0" w:line="240" w:lineRule="auto"/>
      </w:pPr>
      <w:r>
        <w:separator/>
      </w:r>
    </w:p>
  </w:endnote>
  <w:endnote w:type="continuationSeparator" w:id="0">
    <w:p w14:paraId="62CC96C3" w14:textId="77777777" w:rsidR="00D1480F" w:rsidRDefault="00D1480F" w:rsidP="00237032">
      <w:pPr>
        <w:spacing w:after="0" w:line="240" w:lineRule="auto"/>
      </w:pPr>
      <w:r>
        <w:continuationSeparator/>
      </w:r>
    </w:p>
  </w:endnote>
  <w:endnote w:type="continuationNotice" w:id="1">
    <w:p w14:paraId="40920857" w14:textId="77777777" w:rsidR="00D1480F" w:rsidRDefault="00D148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B8D4C" w14:textId="77777777" w:rsidR="00D1480F" w:rsidRDefault="00D1480F" w:rsidP="00237032">
      <w:pPr>
        <w:spacing w:after="0" w:line="240" w:lineRule="auto"/>
      </w:pPr>
      <w:r>
        <w:separator/>
      </w:r>
    </w:p>
  </w:footnote>
  <w:footnote w:type="continuationSeparator" w:id="0">
    <w:p w14:paraId="32523717" w14:textId="77777777" w:rsidR="00D1480F" w:rsidRDefault="00D1480F" w:rsidP="00237032">
      <w:pPr>
        <w:spacing w:after="0" w:line="240" w:lineRule="auto"/>
      </w:pPr>
      <w:r>
        <w:continuationSeparator/>
      </w:r>
    </w:p>
  </w:footnote>
  <w:footnote w:type="continuationNotice" w:id="1">
    <w:p w14:paraId="1776319A" w14:textId="77777777" w:rsidR="00D1480F" w:rsidRDefault="00D148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DADA3" w14:textId="4B14FF96" w:rsidR="00237032" w:rsidRDefault="00237032" w:rsidP="00C37087">
    <w:pPr>
      <w:pStyle w:val="En-tte"/>
      <w:jc w:val="center"/>
    </w:pPr>
    <w:r>
      <w:t>Dossier projet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DC4E1974"/>
    <w:lvl w:ilvl="0">
      <w:numFmt w:val="bullet"/>
      <w:lvlText w:val="*"/>
      <w:lvlJc w:val="left"/>
    </w:lvl>
  </w:abstractNum>
  <w:abstractNum w:abstractNumId="1" w15:restartNumberingAfterBreak="0">
    <w:nsid w:val="005F5E8D"/>
    <w:multiLevelType w:val="hybridMultilevel"/>
    <w:tmpl w:val="1EE0F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0AE4733"/>
    <w:multiLevelType w:val="hybridMultilevel"/>
    <w:tmpl w:val="408A54C8"/>
    <w:lvl w:ilvl="0" w:tplc="040C0001">
      <w:start w:val="1"/>
      <w:numFmt w:val="bullet"/>
      <w:lvlText w:val=""/>
      <w:lvlJc w:val="left"/>
      <w:pPr>
        <w:ind w:left="1541" w:hanging="360"/>
      </w:pPr>
      <w:rPr>
        <w:rFonts w:ascii="Symbol" w:hAnsi="Symbol" w:hint="default"/>
      </w:rPr>
    </w:lvl>
    <w:lvl w:ilvl="1" w:tplc="040C0003" w:tentative="1">
      <w:start w:val="1"/>
      <w:numFmt w:val="bullet"/>
      <w:lvlText w:val="o"/>
      <w:lvlJc w:val="left"/>
      <w:pPr>
        <w:ind w:left="2261" w:hanging="360"/>
      </w:pPr>
      <w:rPr>
        <w:rFonts w:ascii="Courier New" w:hAnsi="Courier New" w:cs="Courier New" w:hint="default"/>
      </w:rPr>
    </w:lvl>
    <w:lvl w:ilvl="2" w:tplc="040C0005" w:tentative="1">
      <w:start w:val="1"/>
      <w:numFmt w:val="bullet"/>
      <w:lvlText w:val=""/>
      <w:lvlJc w:val="left"/>
      <w:pPr>
        <w:ind w:left="2981" w:hanging="360"/>
      </w:pPr>
      <w:rPr>
        <w:rFonts w:ascii="Wingdings" w:hAnsi="Wingdings" w:hint="default"/>
      </w:rPr>
    </w:lvl>
    <w:lvl w:ilvl="3" w:tplc="040C0001" w:tentative="1">
      <w:start w:val="1"/>
      <w:numFmt w:val="bullet"/>
      <w:lvlText w:val=""/>
      <w:lvlJc w:val="left"/>
      <w:pPr>
        <w:ind w:left="3701" w:hanging="360"/>
      </w:pPr>
      <w:rPr>
        <w:rFonts w:ascii="Symbol" w:hAnsi="Symbol" w:hint="default"/>
      </w:rPr>
    </w:lvl>
    <w:lvl w:ilvl="4" w:tplc="040C0003" w:tentative="1">
      <w:start w:val="1"/>
      <w:numFmt w:val="bullet"/>
      <w:lvlText w:val="o"/>
      <w:lvlJc w:val="left"/>
      <w:pPr>
        <w:ind w:left="4421" w:hanging="360"/>
      </w:pPr>
      <w:rPr>
        <w:rFonts w:ascii="Courier New" w:hAnsi="Courier New" w:cs="Courier New" w:hint="default"/>
      </w:rPr>
    </w:lvl>
    <w:lvl w:ilvl="5" w:tplc="040C0005" w:tentative="1">
      <w:start w:val="1"/>
      <w:numFmt w:val="bullet"/>
      <w:lvlText w:val=""/>
      <w:lvlJc w:val="left"/>
      <w:pPr>
        <w:ind w:left="5141" w:hanging="360"/>
      </w:pPr>
      <w:rPr>
        <w:rFonts w:ascii="Wingdings" w:hAnsi="Wingdings" w:hint="default"/>
      </w:rPr>
    </w:lvl>
    <w:lvl w:ilvl="6" w:tplc="040C0001" w:tentative="1">
      <w:start w:val="1"/>
      <w:numFmt w:val="bullet"/>
      <w:lvlText w:val=""/>
      <w:lvlJc w:val="left"/>
      <w:pPr>
        <w:ind w:left="5861" w:hanging="360"/>
      </w:pPr>
      <w:rPr>
        <w:rFonts w:ascii="Symbol" w:hAnsi="Symbol" w:hint="default"/>
      </w:rPr>
    </w:lvl>
    <w:lvl w:ilvl="7" w:tplc="040C0003" w:tentative="1">
      <w:start w:val="1"/>
      <w:numFmt w:val="bullet"/>
      <w:lvlText w:val="o"/>
      <w:lvlJc w:val="left"/>
      <w:pPr>
        <w:ind w:left="6581" w:hanging="360"/>
      </w:pPr>
      <w:rPr>
        <w:rFonts w:ascii="Courier New" w:hAnsi="Courier New" w:cs="Courier New" w:hint="default"/>
      </w:rPr>
    </w:lvl>
    <w:lvl w:ilvl="8" w:tplc="040C0005" w:tentative="1">
      <w:start w:val="1"/>
      <w:numFmt w:val="bullet"/>
      <w:lvlText w:val=""/>
      <w:lvlJc w:val="left"/>
      <w:pPr>
        <w:ind w:left="7301" w:hanging="360"/>
      </w:pPr>
      <w:rPr>
        <w:rFonts w:ascii="Wingdings" w:hAnsi="Wingdings" w:hint="default"/>
      </w:rPr>
    </w:lvl>
  </w:abstractNum>
  <w:abstractNum w:abstractNumId="3" w15:restartNumberingAfterBreak="0">
    <w:nsid w:val="02DE2818"/>
    <w:multiLevelType w:val="hybridMultilevel"/>
    <w:tmpl w:val="9E1866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3B450AA"/>
    <w:multiLevelType w:val="hybridMultilevel"/>
    <w:tmpl w:val="82A47744"/>
    <w:lvl w:ilvl="0" w:tplc="040C000F">
      <w:start w:val="1"/>
      <w:numFmt w:val="decimal"/>
      <w:lvlText w:val="%1."/>
      <w:lvlJc w:val="left"/>
      <w:pPr>
        <w:ind w:left="1777" w:hanging="360"/>
      </w:pPr>
    </w:lvl>
    <w:lvl w:ilvl="1" w:tplc="040C0019" w:tentative="1">
      <w:start w:val="1"/>
      <w:numFmt w:val="lowerLetter"/>
      <w:lvlText w:val="%2."/>
      <w:lvlJc w:val="left"/>
      <w:pPr>
        <w:ind w:left="2497" w:hanging="360"/>
      </w:pPr>
    </w:lvl>
    <w:lvl w:ilvl="2" w:tplc="040C001B" w:tentative="1">
      <w:start w:val="1"/>
      <w:numFmt w:val="lowerRoman"/>
      <w:lvlText w:val="%3."/>
      <w:lvlJc w:val="right"/>
      <w:pPr>
        <w:ind w:left="3217" w:hanging="180"/>
      </w:pPr>
    </w:lvl>
    <w:lvl w:ilvl="3" w:tplc="040C000F" w:tentative="1">
      <w:start w:val="1"/>
      <w:numFmt w:val="decimal"/>
      <w:lvlText w:val="%4."/>
      <w:lvlJc w:val="left"/>
      <w:pPr>
        <w:ind w:left="3937" w:hanging="360"/>
      </w:pPr>
    </w:lvl>
    <w:lvl w:ilvl="4" w:tplc="040C0019" w:tentative="1">
      <w:start w:val="1"/>
      <w:numFmt w:val="lowerLetter"/>
      <w:lvlText w:val="%5."/>
      <w:lvlJc w:val="left"/>
      <w:pPr>
        <w:ind w:left="4657" w:hanging="360"/>
      </w:pPr>
    </w:lvl>
    <w:lvl w:ilvl="5" w:tplc="040C001B" w:tentative="1">
      <w:start w:val="1"/>
      <w:numFmt w:val="lowerRoman"/>
      <w:lvlText w:val="%6."/>
      <w:lvlJc w:val="right"/>
      <w:pPr>
        <w:ind w:left="5377" w:hanging="180"/>
      </w:pPr>
    </w:lvl>
    <w:lvl w:ilvl="6" w:tplc="040C000F" w:tentative="1">
      <w:start w:val="1"/>
      <w:numFmt w:val="decimal"/>
      <w:lvlText w:val="%7."/>
      <w:lvlJc w:val="left"/>
      <w:pPr>
        <w:ind w:left="6097" w:hanging="360"/>
      </w:pPr>
    </w:lvl>
    <w:lvl w:ilvl="7" w:tplc="040C0019" w:tentative="1">
      <w:start w:val="1"/>
      <w:numFmt w:val="lowerLetter"/>
      <w:lvlText w:val="%8."/>
      <w:lvlJc w:val="left"/>
      <w:pPr>
        <w:ind w:left="6817" w:hanging="360"/>
      </w:pPr>
    </w:lvl>
    <w:lvl w:ilvl="8" w:tplc="040C001B" w:tentative="1">
      <w:start w:val="1"/>
      <w:numFmt w:val="lowerRoman"/>
      <w:lvlText w:val="%9."/>
      <w:lvlJc w:val="right"/>
      <w:pPr>
        <w:ind w:left="7537" w:hanging="180"/>
      </w:pPr>
    </w:lvl>
  </w:abstractNum>
  <w:abstractNum w:abstractNumId="5" w15:restartNumberingAfterBreak="0">
    <w:nsid w:val="0A58796F"/>
    <w:multiLevelType w:val="singleLevel"/>
    <w:tmpl w:val="B52E12B2"/>
    <w:lvl w:ilvl="0">
      <w:start w:val="1"/>
      <w:numFmt w:val="decimal"/>
      <w:lvlText w:val="%1."/>
      <w:legacy w:legacy="1" w:legacySpace="0" w:legacyIndent="360"/>
      <w:lvlJc w:val="left"/>
      <w:rPr>
        <w:rFonts w:ascii="Calibri" w:hAnsi="Calibri" w:cs="Calibri" w:hint="default"/>
      </w:rPr>
    </w:lvl>
  </w:abstractNum>
  <w:abstractNum w:abstractNumId="6" w15:restartNumberingAfterBreak="0">
    <w:nsid w:val="1B360A5F"/>
    <w:multiLevelType w:val="hybridMultilevel"/>
    <w:tmpl w:val="89AAE7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2664D63"/>
    <w:multiLevelType w:val="hybridMultilevel"/>
    <w:tmpl w:val="114A902A"/>
    <w:lvl w:ilvl="0" w:tplc="040C0001">
      <w:start w:val="1"/>
      <w:numFmt w:val="bullet"/>
      <w:lvlText w:val=""/>
      <w:lvlJc w:val="left"/>
      <w:pPr>
        <w:ind w:left="1584" w:hanging="360"/>
      </w:pPr>
      <w:rPr>
        <w:rFonts w:ascii="Symbol" w:hAnsi="Symbol" w:hint="default"/>
      </w:rPr>
    </w:lvl>
    <w:lvl w:ilvl="1" w:tplc="040C0003">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8" w15:restartNumberingAfterBreak="0">
    <w:nsid w:val="226E0C51"/>
    <w:multiLevelType w:val="hybridMultilevel"/>
    <w:tmpl w:val="61CC5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631A62"/>
    <w:multiLevelType w:val="singleLevel"/>
    <w:tmpl w:val="74F456B6"/>
    <w:lvl w:ilvl="0">
      <w:start w:val="1"/>
      <w:numFmt w:val="decimal"/>
      <w:lvlText w:val="%1."/>
      <w:legacy w:legacy="1" w:legacySpace="0" w:legacyIndent="360"/>
      <w:lvlJc w:val="left"/>
      <w:rPr>
        <w:rFonts w:ascii="Calibri" w:hAnsi="Calibri" w:cs="Calibri" w:hint="default"/>
      </w:rPr>
    </w:lvl>
  </w:abstractNum>
  <w:abstractNum w:abstractNumId="10" w15:restartNumberingAfterBreak="0">
    <w:nsid w:val="2A6A4EC0"/>
    <w:multiLevelType w:val="hybridMultilevel"/>
    <w:tmpl w:val="02C47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F02E00"/>
    <w:multiLevelType w:val="singleLevel"/>
    <w:tmpl w:val="B52E12B2"/>
    <w:lvl w:ilvl="0">
      <w:start w:val="1"/>
      <w:numFmt w:val="decimal"/>
      <w:lvlText w:val="%1."/>
      <w:legacy w:legacy="1" w:legacySpace="0" w:legacyIndent="360"/>
      <w:lvlJc w:val="left"/>
      <w:rPr>
        <w:rFonts w:ascii="Calibri" w:hAnsi="Calibri" w:cs="Calibri" w:hint="default"/>
      </w:rPr>
    </w:lvl>
  </w:abstractNum>
  <w:abstractNum w:abstractNumId="12" w15:restartNumberingAfterBreak="0">
    <w:nsid w:val="46A56F1C"/>
    <w:multiLevelType w:val="multilevel"/>
    <w:tmpl w:val="B098494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C81393F"/>
    <w:multiLevelType w:val="hybridMultilevel"/>
    <w:tmpl w:val="AEAEE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CD42457"/>
    <w:multiLevelType w:val="hybridMultilevel"/>
    <w:tmpl w:val="D0CA7F00"/>
    <w:lvl w:ilvl="0" w:tplc="040C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4FB34449"/>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53552CD8"/>
    <w:multiLevelType w:val="hybridMultilevel"/>
    <w:tmpl w:val="101E9C6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7" w15:restartNumberingAfterBreak="0">
    <w:nsid w:val="5BD07B6B"/>
    <w:multiLevelType w:val="hybridMultilevel"/>
    <w:tmpl w:val="E46E0E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D0F5028"/>
    <w:multiLevelType w:val="hybridMultilevel"/>
    <w:tmpl w:val="46D27A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E0B13B1"/>
    <w:multiLevelType w:val="hybridMultilevel"/>
    <w:tmpl w:val="A7C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BB75DF"/>
    <w:multiLevelType w:val="hybridMultilevel"/>
    <w:tmpl w:val="57E69172"/>
    <w:lvl w:ilvl="0" w:tplc="040C0001">
      <w:start w:val="1"/>
      <w:numFmt w:val="bullet"/>
      <w:lvlText w:val=""/>
      <w:lvlJc w:val="left"/>
      <w:pPr>
        <w:ind w:left="767" w:hanging="360"/>
      </w:pPr>
      <w:rPr>
        <w:rFonts w:ascii="Symbol" w:hAnsi="Symbol"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21" w15:restartNumberingAfterBreak="0">
    <w:nsid w:val="754C3BC7"/>
    <w:multiLevelType w:val="hybridMultilevel"/>
    <w:tmpl w:val="37922BF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7D1B4FC6"/>
    <w:multiLevelType w:val="singleLevel"/>
    <w:tmpl w:val="74F456B6"/>
    <w:lvl w:ilvl="0">
      <w:start w:val="1"/>
      <w:numFmt w:val="decimal"/>
      <w:lvlText w:val="%1."/>
      <w:legacy w:legacy="1" w:legacySpace="0" w:legacyIndent="360"/>
      <w:lvlJc w:val="left"/>
      <w:rPr>
        <w:rFonts w:ascii="Calibri" w:hAnsi="Calibri" w:cs="Calibri" w:hint="default"/>
      </w:rPr>
    </w:lvl>
  </w:abstractNum>
  <w:num w:numId="1" w16cid:durableId="195046583">
    <w:abstractNumId w:val="22"/>
  </w:num>
  <w:num w:numId="2" w16cid:durableId="529534842">
    <w:abstractNumId w:val="9"/>
  </w:num>
  <w:num w:numId="3" w16cid:durableId="561910927">
    <w:abstractNumId w:val="5"/>
  </w:num>
  <w:num w:numId="4" w16cid:durableId="1264726351">
    <w:abstractNumId w:val="11"/>
  </w:num>
  <w:num w:numId="5" w16cid:durableId="1734542522">
    <w:abstractNumId w:val="0"/>
    <w:lvlOverride w:ilvl="0">
      <w:lvl w:ilvl="0">
        <w:numFmt w:val="bullet"/>
        <w:lvlText w:val=""/>
        <w:legacy w:legacy="1" w:legacySpace="0" w:legacyIndent="360"/>
        <w:lvlJc w:val="left"/>
        <w:rPr>
          <w:rFonts w:ascii="Symbol" w:hAnsi="Symbol" w:hint="default"/>
        </w:rPr>
      </w:lvl>
    </w:lvlOverride>
  </w:num>
  <w:num w:numId="6" w16cid:durableId="1402100791">
    <w:abstractNumId w:val="3"/>
  </w:num>
  <w:num w:numId="7" w16cid:durableId="1701319760">
    <w:abstractNumId w:val="21"/>
  </w:num>
  <w:num w:numId="8" w16cid:durableId="261881936">
    <w:abstractNumId w:val="12"/>
  </w:num>
  <w:num w:numId="9" w16cid:durableId="586498704">
    <w:abstractNumId w:val="15"/>
  </w:num>
  <w:num w:numId="10" w16cid:durableId="1416710730">
    <w:abstractNumId w:val="13"/>
  </w:num>
  <w:num w:numId="11" w16cid:durableId="1971396506">
    <w:abstractNumId w:val="4"/>
  </w:num>
  <w:num w:numId="12" w16cid:durableId="1136223221">
    <w:abstractNumId w:val="14"/>
  </w:num>
  <w:num w:numId="13" w16cid:durableId="1111247475">
    <w:abstractNumId w:val="20"/>
  </w:num>
  <w:num w:numId="14" w16cid:durableId="1139225236">
    <w:abstractNumId w:val="6"/>
  </w:num>
  <w:num w:numId="15" w16cid:durableId="1064721799">
    <w:abstractNumId w:val="18"/>
  </w:num>
  <w:num w:numId="16" w16cid:durableId="1042481550">
    <w:abstractNumId w:val="17"/>
  </w:num>
  <w:num w:numId="17" w16cid:durableId="1200435223">
    <w:abstractNumId w:val="7"/>
  </w:num>
  <w:num w:numId="18" w16cid:durableId="72095272">
    <w:abstractNumId w:val="10"/>
  </w:num>
  <w:num w:numId="19" w16cid:durableId="2116092845">
    <w:abstractNumId w:val="8"/>
  </w:num>
  <w:num w:numId="20" w16cid:durableId="1875607416">
    <w:abstractNumId w:val="1"/>
  </w:num>
  <w:num w:numId="21" w16cid:durableId="1552960620">
    <w:abstractNumId w:val="2"/>
  </w:num>
  <w:num w:numId="22" w16cid:durableId="547423814">
    <w:abstractNumId w:val="19"/>
  </w:num>
  <w:num w:numId="23" w16cid:durableId="209100507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ra Testart">
    <w15:presenceInfo w15:providerId="AD" w15:userId="S::alexandra.testart@2isa.com::2e1000c9-03d0-440e-866e-fcf56b8671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032"/>
    <w:rsid w:val="00002F12"/>
    <w:rsid w:val="000042BC"/>
    <w:rsid w:val="00004904"/>
    <w:rsid w:val="00005C53"/>
    <w:rsid w:val="000100AB"/>
    <w:rsid w:val="00016891"/>
    <w:rsid w:val="0001795E"/>
    <w:rsid w:val="00023990"/>
    <w:rsid w:val="00025CCD"/>
    <w:rsid w:val="000306AB"/>
    <w:rsid w:val="00032866"/>
    <w:rsid w:val="0004174D"/>
    <w:rsid w:val="00042D02"/>
    <w:rsid w:val="00043391"/>
    <w:rsid w:val="00043F69"/>
    <w:rsid w:val="0004667E"/>
    <w:rsid w:val="00050112"/>
    <w:rsid w:val="00052611"/>
    <w:rsid w:val="00053819"/>
    <w:rsid w:val="000628D0"/>
    <w:rsid w:val="00066CF1"/>
    <w:rsid w:val="00070B83"/>
    <w:rsid w:val="00073411"/>
    <w:rsid w:val="00075B5F"/>
    <w:rsid w:val="00076894"/>
    <w:rsid w:val="00077EEC"/>
    <w:rsid w:val="0008283E"/>
    <w:rsid w:val="00083390"/>
    <w:rsid w:val="00083558"/>
    <w:rsid w:val="000A0519"/>
    <w:rsid w:val="000A0A92"/>
    <w:rsid w:val="000A294B"/>
    <w:rsid w:val="000A403D"/>
    <w:rsid w:val="000B4839"/>
    <w:rsid w:val="000B76CD"/>
    <w:rsid w:val="000B77F0"/>
    <w:rsid w:val="000C4BB7"/>
    <w:rsid w:val="000C51A0"/>
    <w:rsid w:val="000C6CA8"/>
    <w:rsid w:val="000D4986"/>
    <w:rsid w:val="000E56F7"/>
    <w:rsid w:val="000E68A1"/>
    <w:rsid w:val="000F0E8B"/>
    <w:rsid w:val="000F0FFB"/>
    <w:rsid w:val="000F1D12"/>
    <w:rsid w:val="000F3ADA"/>
    <w:rsid w:val="000F4150"/>
    <w:rsid w:val="0010473E"/>
    <w:rsid w:val="001072F7"/>
    <w:rsid w:val="00113A7A"/>
    <w:rsid w:val="001145F0"/>
    <w:rsid w:val="00121104"/>
    <w:rsid w:val="00151AF1"/>
    <w:rsid w:val="001530E2"/>
    <w:rsid w:val="001531B7"/>
    <w:rsid w:val="00153450"/>
    <w:rsid w:val="00164CFF"/>
    <w:rsid w:val="00166747"/>
    <w:rsid w:val="00171F96"/>
    <w:rsid w:val="00175B12"/>
    <w:rsid w:val="0019001C"/>
    <w:rsid w:val="00192E51"/>
    <w:rsid w:val="001936B6"/>
    <w:rsid w:val="00195B9C"/>
    <w:rsid w:val="0019675F"/>
    <w:rsid w:val="00197DC3"/>
    <w:rsid w:val="001A31A4"/>
    <w:rsid w:val="001B6C72"/>
    <w:rsid w:val="001C61B0"/>
    <w:rsid w:val="001D0433"/>
    <w:rsid w:val="001D3B8A"/>
    <w:rsid w:val="001D52CD"/>
    <w:rsid w:val="001D6F5F"/>
    <w:rsid w:val="001D70C6"/>
    <w:rsid w:val="001E1A42"/>
    <w:rsid w:val="001F0490"/>
    <w:rsid w:val="001F21A0"/>
    <w:rsid w:val="001F347D"/>
    <w:rsid w:val="001F37BF"/>
    <w:rsid w:val="001F78AD"/>
    <w:rsid w:val="002011A2"/>
    <w:rsid w:val="00202925"/>
    <w:rsid w:val="00216E64"/>
    <w:rsid w:val="00222AEC"/>
    <w:rsid w:val="002232E5"/>
    <w:rsid w:val="00237032"/>
    <w:rsid w:val="002404A2"/>
    <w:rsid w:val="00246CCE"/>
    <w:rsid w:val="00253C64"/>
    <w:rsid w:val="00254C32"/>
    <w:rsid w:val="00254C3B"/>
    <w:rsid w:val="00260C8D"/>
    <w:rsid w:val="00274E7E"/>
    <w:rsid w:val="00274FAB"/>
    <w:rsid w:val="00276B89"/>
    <w:rsid w:val="00277CC2"/>
    <w:rsid w:val="0029038F"/>
    <w:rsid w:val="002959C4"/>
    <w:rsid w:val="00297830"/>
    <w:rsid w:val="002A0635"/>
    <w:rsid w:val="002A47E3"/>
    <w:rsid w:val="002B2098"/>
    <w:rsid w:val="002B2503"/>
    <w:rsid w:val="002B7E9F"/>
    <w:rsid w:val="002C1F6A"/>
    <w:rsid w:val="002C2061"/>
    <w:rsid w:val="002C45B9"/>
    <w:rsid w:val="002D1FB3"/>
    <w:rsid w:val="002D3CC0"/>
    <w:rsid w:val="002F1040"/>
    <w:rsid w:val="002F3288"/>
    <w:rsid w:val="002F7CB2"/>
    <w:rsid w:val="003070EA"/>
    <w:rsid w:val="00307732"/>
    <w:rsid w:val="00307EF7"/>
    <w:rsid w:val="00310470"/>
    <w:rsid w:val="00316B26"/>
    <w:rsid w:val="003209DA"/>
    <w:rsid w:val="00323734"/>
    <w:rsid w:val="0032600A"/>
    <w:rsid w:val="003275D7"/>
    <w:rsid w:val="0033101C"/>
    <w:rsid w:val="00342205"/>
    <w:rsid w:val="0034473A"/>
    <w:rsid w:val="00345FBC"/>
    <w:rsid w:val="00347E68"/>
    <w:rsid w:val="00351B91"/>
    <w:rsid w:val="00362FF3"/>
    <w:rsid w:val="00364ABB"/>
    <w:rsid w:val="00364C54"/>
    <w:rsid w:val="00364F26"/>
    <w:rsid w:val="003704AF"/>
    <w:rsid w:val="003711AE"/>
    <w:rsid w:val="00371A46"/>
    <w:rsid w:val="003772CB"/>
    <w:rsid w:val="003778CD"/>
    <w:rsid w:val="00383804"/>
    <w:rsid w:val="00385AFE"/>
    <w:rsid w:val="0038637B"/>
    <w:rsid w:val="003B790F"/>
    <w:rsid w:val="003C7233"/>
    <w:rsid w:val="003D2E46"/>
    <w:rsid w:val="003D3E6F"/>
    <w:rsid w:val="003D6672"/>
    <w:rsid w:val="003D6BE0"/>
    <w:rsid w:val="00400071"/>
    <w:rsid w:val="004011D1"/>
    <w:rsid w:val="00412B73"/>
    <w:rsid w:val="004149EA"/>
    <w:rsid w:val="00416317"/>
    <w:rsid w:val="004175E1"/>
    <w:rsid w:val="004216C0"/>
    <w:rsid w:val="0042317B"/>
    <w:rsid w:val="0043040B"/>
    <w:rsid w:val="00430B86"/>
    <w:rsid w:val="00446C23"/>
    <w:rsid w:val="004546A2"/>
    <w:rsid w:val="00455B46"/>
    <w:rsid w:val="004567D8"/>
    <w:rsid w:val="00471469"/>
    <w:rsid w:val="004739F3"/>
    <w:rsid w:val="00475BDA"/>
    <w:rsid w:val="00477B9C"/>
    <w:rsid w:val="004834A4"/>
    <w:rsid w:val="00490594"/>
    <w:rsid w:val="004933DA"/>
    <w:rsid w:val="0049373F"/>
    <w:rsid w:val="00494365"/>
    <w:rsid w:val="004A02F6"/>
    <w:rsid w:val="004A0F36"/>
    <w:rsid w:val="004A1435"/>
    <w:rsid w:val="004A6BEE"/>
    <w:rsid w:val="004B00E4"/>
    <w:rsid w:val="004B24F8"/>
    <w:rsid w:val="004B2E86"/>
    <w:rsid w:val="004C36AA"/>
    <w:rsid w:val="004E2709"/>
    <w:rsid w:val="004E40D8"/>
    <w:rsid w:val="004E486F"/>
    <w:rsid w:val="004E7962"/>
    <w:rsid w:val="004F0CF9"/>
    <w:rsid w:val="004F69CF"/>
    <w:rsid w:val="0050047B"/>
    <w:rsid w:val="00503C9F"/>
    <w:rsid w:val="00506FCB"/>
    <w:rsid w:val="005140AB"/>
    <w:rsid w:val="00514894"/>
    <w:rsid w:val="00514EA7"/>
    <w:rsid w:val="00521D9A"/>
    <w:rsid w:val="005256B1"/>
    <w:rsid w:val="00526716"/>
    <w:rsid w:val="005267B6"/>
    <w:rsid w:val="0053233B"/>
    <w:rsid w:val="00544A84"/>
    <w:rsid w:val="00553D40"/>
    <w:rsid w:val="00557EED"/>
    <w:rsid w:val="00572A32"/>
    <w:rsid w:val="00573491"/>
    <w:rsid w:val="0058149A"/>
    <w:rsid w:val="00583C12"/>
    <w:rsid w:val="00584AE1"/>
    <w:rsid w:val="00591E24"/>
    <w:rsid w:val="005B44DE"/>
    <w:rsid w:val="005D2A16"/>
    <w:rsid w:val="005D2BF2"/>
    <w:rsid w:val="005E4461"/>
    <w:rsid w:val="005E7C09"/>
    <w:rsid w:val="005F24E8"/>
    <w:rsid w:val="005F52D2"/>
    <w:rsid w:val="0060111D"/>
    <w:rsid w:val="00617312"/>
    <w:rsid w:val="00624275"/>
    <w:rsid w:val="006300CE"/>
    <w:rsid w:val="00630945"/>
    <w:rsid w:val="006357BC"/>
    <w:rsid w:val="0063582F"/>
    <w:rsid w:val="006378C7"/>
    <w:rsid w:val="00647105"/>
    <w:rsid w:val="00653FE3"/>
    <w:rsid w:val="00661247"/>
    <w:rsid w:val="0067058D"/>
    <w:rsid w:val="00672303"/>
    <w:rsid w:val="0068365F"/>
    <w:rsid w:val="00687015"/>
    <w:rsid w:val="006920B0"/>
    <w:rsid w:val="00693C89"/>
    <w:rsid w:val="00695452"/>
    <w:rsid w:val="00696E5E"/>
    <w:rsid w:val="006A01ED"/>
    <w:rsid w:val="006A30C2"/>
    <w:rsid w:val="006A41AA"/>
    <w:rsid w:val="006A4FCC"/>
    <w:rsid w:val="006A55C9"/>
    <w:rsid w:val="006B4085"/>
    <w:rsid w:val="006C0A2A"/>
    <w:rsid w:val="006C1121"/>
    <w:rsid w:val="006C149B"/>
    <w:rsid w:val="006C64CB"/>
    <w:rsid w:val="006D0E41"/>
    <w:rsid w:val="006D325D"/>
    <w:rsid w:val="006E2B8D"/>
    <w:rsid w:val="006E6739"/>
    <w:rsid w:val="006F0941"/>
    <w:rsid w:val="006F3A93"/>
    <w:rsid w:val="00701167"/>
    <w:rsid w:val="00710104"/>
    <w:rsid w:val="007112E2"/>
    <w:rsid w:val="00715387"/>
    <w:rsid w:val="00732CAA"/>
    <w:rsid w:val="007333E9"/>
    <w:rsid w:val="007335E0"/>
    <w:rsid w:val="00735F9D"/>
    <w:rsid w:val="007423B8"/>
    <w:rsid w:val="00744C76"/>
    <w:rsid w:val="00746838"/>
    <w:rsid w:val="00750FCF"/>
    <w:rsid w:val="007563AB"/>
    <w:rsid w:val="00770112"/>
    <w:rsid w:val="00771188"/>
    <w:rsid w:val="00775423"/>
    <w:rsid w:val="007825D6"/>
    <w:rsid w:val="0078504A"/>
    <w:rsid w:val="0078687D"/>
    <w:rsid w:val="00792358"/>
    <w:rsid w:val="007924DE"/>
    <w:rsid w:val="00792510"/>
    <w:rsid w:val="00792558"/>
    <w:rsid w:val="007A01AB"/>
    <w:rsid w:val="007A2970"/>
    <w:rsid w:val="007A5A42"/>
    <w:rsid w:val="007B4EB3"/>
    <w:rsid w:val="007D3ED8"/>
    <w:rsid w:val="007D4A33"/>
    <w:rsid w:val="007D7E5A"/>
    <w:rsid w:val="007E0036"/>
    <w:rsid w:val="007E0DD2"/>
    <w:rsid w:val="007E5ECC"/>
    <w:rsid w:val="007F2AF7"/>
    <w:rsid w:val="00802BDE"/>
    <w:rsid w:val="008033C0"/>
    <w:rsid w:val="00804F49"/>
    <w:rsid w:val="00805EC6"/>
    <w:rsid w:val="00812A71"/>
    <w:rsid w:val="00812E4C"/>
    <w:rsid w:val="00813E73"/>
    <w:rsid w:val="00815639"/>
    <w:rsid w:val="0081798A"/>
    <w:rsid w:val="00821620"/>
    <w:rsid w:val="008218F0"/>
    <w:rsid w:val="00822854"/>
    <w:rsid w:val="00823384"/>
    <w:rsid w:val="008238F3"/>
    <w:rsid w:val="0082567C"/>
    <w:rsid w:val="00837566"/>
    <w:rsid w:val="008407B2"/>
    <w:rsid w:val="00841629"/>
    <w:rsid w:val="008418EF"/>
    <w:rsid w:val="00841CEC"/>
    <w:rsid w:val="008567A2"/>
    <w:rsid w:val="00856D4A"/>
    <w:rsid w:val="008652A4"/>
    <w:rsid w:val="0086725A"/>
    <w:rsid w:val="00873CA1"/>
    <w:rsid w:val="008753BB"/>
    <w:rsid w:val="00876CE3"/>
    <w:rsid w:val="00884427"/>
    <w:rsid w:val="00887742"/>
    <w:rsid w:val="00895D52"/>
    <w:rsid w:val="008A49AB"/>
    <w:rsid w:val="008A74E8"/>
    <w:rsid w:val="008A7D11"/>
    <w:rsid w:val="008C6D94"/>
    <w:rsid w:val="008D0D4C"/>
    <w:rsid w:val="008D0EAC"/>
    <w:rsid w:val="008D3068"/>
    <w:rsid w:val="008D3ABE"/>
    <w:rsid w:val="008D3E68"/>
    <w:rsid w:val="008D5DBE"/>
    <w:rsid w:val="008E0184"/>
    <w:rsid w:val="008E0937"/>
    <w:rsid w:val="008F0879"/>
    <w:rsid w:val="009036C4"/>
    <w:rsid w:val="0091241D"/>
    <w:rsid w:val="00915896"/>
    <w:rsid w:val="00921D30"/>
    <w:rsid w:val="00927CE5"/>
    <w:rsid w:val="0093660B"/>
    <w:rsid w:val="009420AD"/>
    <w:rsid w:val="00942163"/>
    <w:rsid w:val="009433BC"/>
    <w:rsid w:val="00943C11"/>
    <w:rsid w:val="00956392"/>
    <w:rsid w:val="009571FC"/>
    <w:rsid w:val="00957557"/>
    <w:rsid w:val="009656FC"/>
    <w:rsid w:val="00967C41"/>
    <w:rsid w:val="00970C37"/>
    <w:rsid w:val="0099216A"/>
    <w:rsid w:val="009958E1"/>
    <w:rsid w:val="00995C43"/>
    <w:rsid w:val="009A6A7B"/>
    <w:rsid w:val="009B3716"/>
    <w:rsid w:val="009B3AF0"/>
    <w:rsid w:val="009C135B"/>
    <w:rsid w:val="009C4CDD"/>
    <w:rsid w:val="009D4F8D"/>
    <w:rsid w:val="009D5357"/>
    <w:rsid w:val="009E176E"/>
    <w:rsid w:val="009E1CA1"/>
    <w:rsid w:val="009E50D8"/>
    <w:rsid w:val="009F2970"/>
    <w:rsid w:val="009F5E9B"/>
    <w:rsid w:val="009F651C"/>
    <w:rsid w:val="009F67BF"/>
    <w:rsid w:val="00A039E9"/>
    <w:rsid w:val="00A1696B"/>
    <w:rsid w:val="00A213A1"/>
    <w:rsid w:val="00A229F0"/>
    <w:rsid w:val="00A23A86"/>
    <w:rsid w:val="00A30AEA"/>
    <w:rsid w:val="00A3185E"/>
    <w:rsid w:val="00A33278"/>
    <w:rsid w:val="00A35CD6"/>
    <w:rsid w:val="00A37891"/>
    <w:rsid w:val="00A53289"/>
    <w:rsid w:val="00A632B6"/>
    <w:rsid w:val="00A656E9"/>
    <w:rsid w:val="00A66871"/>
    <w:rsid w:val="00A879CB"/>
    <w:rsid w:val="00A90775"/>
    <w:rsid w:val="00A96349"/>
    <w:rsid w:val="00A96F3B"/>
    <w:rsid w:val="00AA43B1"/>
    <w:rsid w:val="00AA72E6"/>
    <w:rsid w:val="00AB120E"/>
    <w:rsid w:val="00AB124F"/>
    <w:rsid w:val="00AB2126"/>
    <w:rsid w:val="00AB5E0D"/>
    <w:rsid w:val="00AC385F"/>
    <w:rsid w:val="00AC433F"/>
    <w:rsid w:val="00AC5BC3"/>
    <w:rsid w:val="00AE0C29"/>
    <w:rsid w:val="00AE62F6"/>
    <w:rsid w:val="00AE7A71"/>
    <w:rsid w:val="00AF12FC"/>
    <w:rsid w:val="00AF61C4"/>
    <w:rsid w:val="00AF7CCC"/>
    <w:rsid w:val="00B04DC8"/>
    <w:rsid w:val="00B05154"/>
    <w:rsid w:val="00B05907"/>
    <w:rsid w:val="00B20741"/>
    <w:rsid w:val="00B20F59"/>
    <w:rsid w:val="00B228CE"/>
    <w:rsid w:val="00B3111A"/>
    <w:rsid w:val="00B32D4B"/>
    <w:rsid w:val="00B35DEB"/>
    <w:rsid w:val="00B43498"/>
    <w:rsid w:val="00B4547E"/>
    <w:rsid w:val="00B46FAC"/>
    <w:rsid w:val="00B47480"/>
    <w:rsid w:val="00B56559"/>
    <w:rsid w:val="00B636A8"/>
    <w:rsid w:val="00B64CAF"/>
    <w:rsid w:val="00B65C6C"/>
    <w:rsid w:val="00B66409"/>
    <w:rsid w:val="00B66BB5"/>
    <w:rsid w:val="00B7085B"/>
    <w:rsid w:val="00B75815"/>
    <w:rsid w:val="00B810C3"/>
    <w:rsid w:val="00B81C65"/>
    <w:rsid w:val="00B943D2"/>
    <w:rsid w:val="00B96873"/>
    <w:rsid w:val="00BA2338"/>
    <w:rsid w:val="00BB4934"/>
    <w:rsid w:val="00BB6225"/>
    <w:rsid w:val="00BC0561"/>
    <w:rsid w:val="00BC09DA"/>
    <w:rsid w:val="00BC503D"/>
    <w:rsid w:val="00BD22E0"/>
    <w:rsid w:val="00BF3C1A"/>
    <w:rsid w:val="00C07481"/>
    <w:rsid w:val="00C10DCB"/>
    <w:rsid w:val="00C1455D"/>
    <w:rsid w:val="00C26D1F"/>
    <w:rsid w:val="00C27BC0"/>
    <w:rsid w:val="00C33697"/>
    <w:rsid w:val="00C37087"/>
    <w:rsid w:val="00C41625"/>
    <w:rsid w:val="00C47733"/>
    <w:rsid w:val="00C508E9"/>
    <w:rsid w:val="00C63E11"/>
    <w:rsid w:val="00C70636"/>
    <w:rsid w:val="00C754D6"/>
    <w:rsid w:val="00C81E08"/>
    <w:rsid w:val="00C91770"/>
    <w:rsid w:val="00C97161"/>
    <w:rsid w:val="00CA430D"/>
    <w:rsid w:val="00CA77C1"/>
    <w:rsid w:val="00CB7D26"/>
    <w:rsid w:val="00CC2073"/>
    <w:rsid w:val="00CC6A5E"/>
    <w:rsid w:val="00CC7CD5"/>
    <w:rsid w:val="00CD1842"/>
    <w:rsid w:val="00CD2EAB"/>
    <w:rsid w:val="00CE7CE9"/>
    <w:rsid w:val="00CF4F37"/>
    <w:rsid w:val="00CF507B"/>
    <w:rsid w:val="00CF61DE"/>
    <w:rsid w:val="00D00EE6"/>
    <w:rsid w:val="00D058B6"/>
    <w:rsid w:val="00D06238"/>
    <w:rsid w:val="00D078CC"/>
    <w:rsid w:val="00D1079C"/>
    <w:rsid w:val="00D12C0D"/>
    <w:rsid w:val="00D1480F"/>
    <w:rsid w:val="00D14AE1"/>
    <w:rsid w:val="00D16A0C"/>
    <w:rsid w:val="00D17C78"/>
    <w:rsid w:val="00D22BB7"/>
    <w:rsid w:val="00D26881"/>
    <w:rsid w:val="00D27827"/>
    <w:rsid w:val="00D300CA"/>
    <w:rsid w:val="00D34217"/>
    <w:rsid w:val="00D36AF9"/>
    <w:rsid w:val="00D37E9F"/>
    <w:rsid w:val="00D4012D"/>
    <w:rsid w:val="00D41BB2"/>
    <w:rsid w:val="00D42B2A"/>
    <w:rsid w:val="00D437DC"/>
    <w:rsid w:val="00D54309"/>
    <w:rsid w:val="00D54D8A"/>
    <w:rsid w:val="00D56261"/>
    <w:rsid w:val="00D570B7"/>
    <w:rsid w:val="00D651F6"/>
    <w:rsid w:val="00D75C13"/>
    <w:rsid w:val="00D86B00"/>
    <w:rsid w:val="00D937EC"/>
    <w:rsid w:val="00D93E07"/>
    <w:rsid w:val="00D94943"/>
    <w:rsid w:val="00D95A8B"/>
    <w:rsid w:val="00DA0B2E"/>
    <w:rsid w:val="00DA3E99"/>
    <w:rsid w:val="00DA60E5"/>
    <w:rsid w:val="00DA6C01"/>
    <w:rsid w:val="00DC3DED"/>
    <w:rsid w:val="00DC6C95"/>
    <w:rsid w:val="00DD5B05"/>
    <w:rsid w:val="00DD683F"/>
    <w:rsid w:val="00DD6E1F"/>
    <w:rsid w:val="00DE2612"/>
    <w:rsid w:val="00DE34F3"/>
    <w:rsid w:val="00DE6B89"/>
    <w:rsid w:val="00DF1183"/>
    <w:rsid w:val="00E039E3"/>
    <w:rsid w:val="00E07E37"/>
    <w:rsid w:val="00E11A05"/>
    <w:rsid w:val="00E1508C"/>
    <w:rsid w:val="00E178C3"/>
    <w:rsid w:val="00E22F58"/>
    <w:rsid w:val="00E24FE2"/>
    <w:rsid w:val="00E277C3"/>
    <w:rsid w:val="00E36D32"/>
    <w:rsid w:val="00E40FC6"/>
    <w:rsid w:val="00E45DF0"/>
    <w:rsid w:val="00E51E27"/>
    <w:rsid w:val="00E53357"/>
    <w:rsid w:val="00E63F4C"/>
    <w:rsid w:val="00E713B1"/>
    <w:rsid w:val="00E772AC"/>
    <w:rsid w:val="00E776DB"/>
    <w:rsid w:val="00E778A6"/>
    <w:rsid w:val="00E802DE"/>
    <w:rsid w:val="00E80CE4"/>
    <w:rsid w:val="00E80FCE"/>
    <w:rsid w:val="00E902E6"/>
    <w:rsid w:val="00E92AEE"/>
    <w:rsid w:val="00EA024C"/>
    <w:rsid w:val="00EA4B23"/>
    <w:rsid w:val="00EA5B09"/>
    <w:rsid w:val="00EA5FE4"/>
    <w:rsid w:val="00EA6A3E"/>
    <w:rsid w:val="00EA7A94"/>
    <w:rsid w:val="00EB180D"/>
    <w:rsid w:val="00EB5580"/>
    <w:rsid w:val="00EB6E63"/>
    <w:rsid w:val="00EB7762"/>
    <w:rsid w:val="00EC4A15"/>
    <w:rsid w:val="00EC6FFE"/>
    <w:rsid w:val="00ED2B30"/>
    <w:rsid w:val="00ED50ED"/>
    <w:rsid w:val="00EE702B"/>
    <w:rsid w:val="00EF4FEE"/>
    <w:rsid w:val="00F00D01"/>
    <w:rsid w:val="00F20F82"/>
    <w:rsid w:val="00F24B8C"/>
    <w:rsid w:val="00F32BC2"/>
    <w:rsid w:val="00F35B76"/>
    <w:rsid w:val="00F4277A"/>
    <w:rsid w:val="00F471CC"/>
    <w:rsid w:val="00F476B6"/>
    <w:rsid w:val="00F5181B"/>
    <w:rsid w:val="00F51A4F"/>
    <w:rsid w:val="00F56666"/>
    <w:rsid w:val="00F56E4F"/>
    <w:rsid w:val="00F603A3"/>
    <w:rsid w:val="00F62297"/>
    <w:rsid w:val="00F62925"/>
    <w:rsid w:val="00F73830"/>
    <w:rsid w:val="00F765D2"/>
    <w:rsid w:val="00F81719"/>
    <w:rsid w:val="00F958C2"/>
    <w:rsid w:val="00F9654B"/>
    <w:rsid w:val="00FA32CF"/>
    <w:rsid w:val="00FA3995"/>
    <w:rsid w:val="00FB5B42"/>
    <w:rsid w:val="00FB6A80"/>
    <w:rsid w:val="00FC0623"/>
    <w:rsid w:val="00FC4495"/>
    <w:rsid w:val="00FC5D50"/>
    <w:rsid w:val="00FC5F85"/>
    <w:rsid w:val="00FE29AB"/>
    <w:rsid w:val="00FE3149"/>
    <w:rsid w:val="00FF2B85"/>
    <w:rsid w:val="00FF3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41566"/>
  <w15:chartTrackingRefBased/>
  <w15:docId w15:val="{F6DEF657-130A-4722-820B-548D1457D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5F9D"/>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5F9D"/>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35F9D"/>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5F9D"/>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35F9D"/>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5F9D"/>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5F9D"/>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5F9D"/>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5F9D"/>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37032"/>
    <w:pPr>
      <w:tabs>
        <w:tab w:val="center" w:pos="4536"/>
        <w:tab w:val="right" w:pos="9072"/>
      </w:tabs>
      <w:spacing w:after="0" w:line="240" w:lineRule="auto"/>
    </w:pPr>
  </w:style>
  <w:style w:type="character" w:customStyle="1" w:styleId="En-tteCar">
    <w:name w:val="En-tête Car"/>
    <w:basedOn w:val="Policepardfaut"/>
    <w:link w:val="En-tte"/>
    <w:uiPriority w:val="99"/>
    <w:rsid w:val="00237032"/>
  </w:style>
  <w:style w:type="paragraph" w:styleId="Pieddepage">
    <w:name w:val="footer"/>
    <w:basedOn w:val="Normal"/>
    <w:link w:val="PieddepageCar"/>
    <w:uiPriority w:val="99"/>
    <w:unhideWhenUsed/>
    <w:rsid w:val="002370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7032"/>
  </w:style>
  <w:style w:type="paragraph" w:styleId="Sansinterligne">
    <w:name w:val="No Spacing"/>
    <w:link w:val="SansinterligneCar"/>
    <w:uiPriority w:val="1"/>
    <w:qFormat/>
    <w:rsid w:val="00F5181B"/>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5181B"/>
    <w:rPr>
      <w:rFonts w:eastAsiaTheme="minorEastAsia"/>
      <w:kern w:val="0"/>
      <w:lang w:eastAsia="fr-FR"/>
      <w14:ligatures w14:val="none"/>
    </w:rPr>
  </w:style>
  <w:style w:type="paragraph" w:styleId="Paragraphedeliste">
    <w:name w:val="List Paragraph"/>
    <w:basedOn w:val="Normal"/>
    <w:uiPriority w:val="34"/>
    <w:qFormat/>
    <w:rsid w:val="00D22BB7"/>
    <w:pPr>
      <w:ind w:left="720"/>
      <w:contextualSpacing/>
    </w:pPr>
  </w:style>
  <w:style w:type="character" w:customStyle="1" w:styleId="xapple-converted-space">
    <w:name w:val="x_apple-converted-space"/>
    <w:basedOn w:val="Policepardfaut"/>
    <w:rsid w:val="00521D9A"/>
  </w:style>
  <w:style w:type="character" w:customStyle="1" w:styleId="Titre1Car">
    <w:name w:val="Titre 1 Car"/>
    <w:basedOn w:val="Policepardfaut"/>
    <w:link w:val="Titre1"/>
    <w:uiPriority w:val="9"/>
    <w:rsid w:val="00735F9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35F9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35F9D"/>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735F9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735F9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5F9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5F9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5F9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5F9D"/>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430B86"/>
    <w:pPr>
      <w:numPr>
        <w:numId w:val="0"/>
      </w:numPr>
      <w:outlineLvl w:val="9"/>
    </w:pPr>
    <w:rPr>
      <w:kern w:val="0"/>
      <w:lang w:eastAsia="fr-FR"/>
      <w14:ligatures w14:val="none"/>
    </w:rPr>
  </w:style>
  <w:style w:type="paragraph" w:styleId="TM1">
    <w:name w:val="toc 1"/>
    <w:basedOn w:val="Normal"/>
    <w:next w:val="Normal"/>
    <w:autoRedefine/>
    <w:uiPriority w:val="39"/>
    <w:unhideWhenUsed/>
    <w:rsid w:val="00430B86"/>
    <w:pPr>
      <w:spacing w:after="100"/>
    </w:pPr>
  </w:style>
  <w:style w:type="paragraph" w:styleId="TM2">
    <w:name w:val="toc 2"/>
    <w:basedOn w:val="Normal"/>
    <w:next w:val="Normal"/>
    <w:autoRedefine/>
    <w:uiPriority w:val="39"/>
    <w:unhideWhenUsed/>
    <w:rsid w:val="00430B86"/>
    <w:pPr>
      <w:spacing w:after="100"/>
      <w:ind w:left="220"/>
    </w:pPr>
  </w:style>
  <w:style w:type="character" w:styleId="Lienhypertexte">
    <w:name w:val="Hyperlink"/>
    <w:basedOn w:val="Policepardfaut"/>
    <w:uiPriority w:val="99"/>
    <w:unhideWhenUsed/>
    <w:rsid w:val="00430B86"/>
    <w:rPr>
      <w:color w:val="0563C1" w:themeColor="hyperlink"/>
      <w:u w:val="single"/>
    </w:rPr>
  </w:style>
  <w:style w:type="paragraph" w:styleId="TM3">
    <w:name w:val="toc 3"/>
    <w:basedOn w:val="Normal"/>
    <w:next w:val="Normal"/>
    <w:autoRedefine/>
    <w:uiPriority w:val="39"/>
    <w:unhideWhenUsed/>
    <w:rsid w:val="006A55C9"/>
    <w:pPr>
      <w:spacing w:after="100"/>
      <w:ind w:left="440"/>
    </w:pPr>
  </w:style>
  <w:style w:type="character" w:styleId="Mentionnonrsolue">
    <w:name w:val="Unresolved Mention"/>
    <w:basedOn w:val="Policepardfaut"/>
    <w:uiPriority w:val="99"/>
    <w:semiHidden/>
    <w:unhideWhenUsed/>
    <w:rsid w:val="00DD5B05"/>
    <w:rPr>
      <w:color w:val="605E5C"/>
      <w:shd w:val="clear" w:color="auto" w:fill="E1DFDD"/>
    </w:rPr>
  </w:style>
  <w:style w:type="paragraph" w:styleId="Lgende">
    <w:name w:val="caption"/>
    <w:basedOn w:val="Normal"/>
    <w:next w:val="Normal"/>
    <w:uiPriority w:val="35"/>
    <w:unhideWhenUsed/>
    <w:qFormat/>
    <w:rsid w:val="00FA3995"/>
    <w:pPr>
      <w:spacing w:after="200" w:line="240" w:lineRule="auto"/>
    </w:pPr>
    <w:rPr>
      <w:i/>
      <w:iCs/>
      <w:color w:val="44546A" w:themeColor="text2"/>
      <w:sz w:val="18"/>
      <w:szCs w:val="18"/>
    </w:rPr>
  </w:style>
  <w:style w:type="paragraph" w:styleId="Rvision">
    <w:name w:val="Revision"/>
    <w:hidden/>
    <w:uiPriority w:val="99"/>
    <w:semiHidden/>
    <w:rsid w:val="000B4839"/>
    <w:pPr>
      <w:spacing w:after="0" w:line="240" w:lineRule="auto"/>
    </w:pPr>
  </w:style>
  <w:style w:type="character" w:styleId="Marquedecommentaire">
    <w:name w:val="annotation reference"/>
    <w:basedOn w:val="Policepardfaut"/>
    <w:uiPriority w:val="99"/>
    <w:semiHidden/>
    <w:unhideWhenUsed/>
    <w:rsid w:val="000B4839"/>
    <w:rPr>
      <w:sz w:val="16"/>
      <w:szCs w:val="16"/>
    </w:rPr>
  </w:style>
  <w:style w:type="paragraph" w:styleId="Commentaire">
    <w:name w:val="annotation text"/>
    <w:basedOn w:val="Normal"/>
    <w:link w:val="CommentaireCar"/>
    <w:uiPriority w:val="99"/>
    <w:unhideWhenUsed/>
    <w:rsid w:val="000B4839"/>
    <w:pPr>
      <w:spacing w:line="240" w:lineRule="auto"/>
    </w:pPr>
    <w:rPr>
      <w:sz w:val="20"/>
      <w:szCs w:val="20"/>
    </w:rPr>
  </w:style>
  <w:style w:type="character" w:customStyle="1" w:styleId="CommentaireCar">
    <w:name w:val="Commentaire Car"/>
    <w:basedOn w:val="Policepardfaut"/>
    <w:link w:val="Commentaire"/>
    <w:uiPriority w:val="99"/>
    <w:rsid w:val="000B4839"/>
    <w:rPr>
      <w:sz w:val="20"/>
      <w:szCs w:val="20"/>
    </w:rPr>
  </w:style>
  <w:style w:type="paragraph" w:styleId="Objetducommentaire">
    <w:name w:val="annotation subject"/>
    <w:basedOn w:val="Commentaire"/>
    <w:next w:val="Commentaire"/>
    <w:link w:val="ObjetducommentaireCar"/>
    <w:uiPriority w:val="99"/>
    <w:semiHidden/>
    <w:unhideWhenUsed/>
    <w:rsid w:val="000B4839"/>
    <w:rPr>
      <w:b/>
      <w:bCs/>
    </w:rPr>
  </w:style>
  <w:style w:type="character" w:customStyle="1" w:styleId="ObjetducommentaireCar">
    <w:name w:val="Objet du commentaire Car"/>
    <w:basedOn w:val="CommentaireCar"/>
    <w:link w:val="Objetducommentaire"/>
    <w:uiPriority w:val="99"/>
    <w:semiHidden/>
    <w:rsid w:val="000B48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home.blade.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sass-lang.com/documentatio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home.blade.php" TargetMode="External"/><Relationship Id="rId49" Type="http://schemas.openxmlformats.org/officeDocument/2006/relationships/image" Target="media/image35.png"/><Relationship Id="rId57" Type="http://schemas.openxmlformats.org/officeDocument/2006/relationships/image" Target="media/image41.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customXml" Target="ink/ink1.xm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comments" Target="comment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04:49.088"/>
    </inkml:context>
    <inkml:brush xml:id="br0">
      <inkml:brushProperty name="width" value="0.1" units="cm"/>
      <inkml:brushProperty name="height" value="0.1" units="cm"/>
      <inkml:brushProperty name="color" value="#E71224"/>
    </inkml:brush>
  </inkml:definitions>
  <inkml:trace contextRef="#ctx0" brushRef="#br0">1 122 24575,'0'668'0,"0"-663"0,0 0 0,0 1 0,1-1 0,0 0 0,0 0 0,0 0 0,0 0 0,1 0 0,0 0 0,0 0 0,0 0 0,1-1 0,0 1 0,6 7 0,1-2 0,0 0 0,1-1 0,0-1 0,16 10 0,-22-14 0,13 7 0,1-1 0,0-1 0,1 0 0,0-1 0,41 9 0,-8-2 0,-39-10 0,15 5 0,1-2 0,0 0 0,0-2 0,1-1 0,47 1 0,20-9 0,-50 0 0,0 3 0,87 9 0,-99 0 0,0 2 0,-1 2 0,0 1 0,-1 2 0,59 37 0,-16-10 0,-31-22 0,85 29 0,-86-35 0,-30-9 0,-1 1 0,0 0 0,21 15 0,-21-13 0,1 0 0,29 13 0,2-5 0,1-3 0,1-1 0,0-2 0,0-3 0,1-1 0,98 0 0,-126-8 0,-1-1 0,1-1 0,-1-1 0,0-1 0,0 0 0,0-1 0,-1-2 0,31-15 0,-39 19 0,0 0 0,0 1 0,0 0 0,1 1 0,-1 0 0,0 1 0,22 0 0,-21 2 0,0-2 0,0 0 0,0 0 0,-1-1 0,1 0 0,-1-1 0,13-5 0,35-23 0,-47 23 0,1 2 0,-1-1 0,1 1 0,0 1 0,1 0 0,24-4 0,8-1 0,-1-2 0,58-22 0,-15 3 0,-72 25 0,-1-1 0,0 0 0,0-1 0,-1-1 0,14-11 0,-9 7 0,-1 1 0,24-11 0,-7 8 0,-23 11 0,0-1 0,0 0 0,-1-1 0,1 0 0,-2-1 0,1 0 0,14-13 0,-15 10 0,36-45 0,-6 11 0,-32 37 0,-1 0 0,0-1 0,0 0 0,9-14 0,-12 14 0,0-1 0,-1 1 0,1-1 0,-2 1 0,0-1 0,0 0 0,0 0 0,0-13 0,-3-78 0,-2 48 0,3 42 0,0 1 0,-1-1 0,0 1 0,0 0 0,-1-1 0,-1 1 0,0 0 0,0 0 0,0 0 0,-1 1 0,-1-1 0,1 1 0,-1 0 0,-1 0 0,0 1 0,-8-9 0,-25-33 0,26 32 0,0 1 0,-1 0 0,0 1 0,-1 0 0,-1 2 0,-1-1 0,-26-15 0,12 10 0,-35-29 0,44 31 0,0 1 0,-1 1 0,-39-19 0,16 16 0,-1 3 0,0 1 0,0 2 0,-2 3 0,1 1 0,-1 3 0,0 2 0,-54 3 0,-154-12 0,6 1 0,219 11 0,-991-18 0,993 15 0,-11 0 0,1 1 0,-43 4 0,71 1 0,0 1 0,0 0 0,1 0 0,0 1 0,0 0 0,0 1 0,0 1 0,-11 8 0,-24 14 0,20-17 0,0-2 0,-1 0 0,0-2 0,0-1 0,-1-1 0,0-1 0,0-1 0,0-2 0,-54-2 0,36-1-1365,2 1-5461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93F2B-73CD-4A05-A2D2-E1E4C1271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29</Pages>
  <Words>5052</Words>
  <Characters>27790</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DossierProjet</vt:lpstr>
    </vt:vector>
  </TitlesOfParts>
  <Company/>
  <LinksUpToDate>false</LinksUpToDate>
  <CharactersWithSpaces>32777</CharactersWithSpaces>
  <SharedDoc>false</SharedDoc>
  <HLinks>
    <vt:vector size="240" baseType="variant">
      <vt:variant>
        <vt:i4>5242887</vt:i4>
      </vt:variant>
      <vt:variant>
        <vt:i4>237</vt:i4>
      </vt:variant>
      <vt:variant>
        <vt:i4>0</vt:i4>
      </vt:variant>
      <vt:variant>
        <vt:i4>5</vt:i4>
      </vt:variant>
      <vt:variant>
        <vt:lpwstr>https://sass-lang.com/documentation/</vt:lpwstr>
      </vt:variant>
      <vt:variant>
        <vt:lpwstr/>
      </vt:variant>
      <vt:variant>
        <vt:i4>6357093</vt:i4>
      </vt:variant>
      <vt:variant>
        <vt:i4>234</vt:i4>
      </vt:variant>
      <vt:variant>
        <vt:i4>0</vt:i4>
      </vt:variant>
      <vt:variant>
        <vt:i4>5</vt:i4>
      </vt:variant>
      <vt:variant>
        <vt:lpwstr>http://home.blade.php/</vt:lpwstr>
      </vt:variant>
      <vt:variant>
        <vt:lpwstr/>
      </vt:variant>
      <vt:variant>
        <vt:i4>6357093</vt:i4>
      </vt:variant>
      <vt:variant>
        <vt:i4>231</vt:i4>
      </vt:variant>
      <vt:variant>
        <vt:i4>0</vt:i4>
      </vt:variant>
      <vt:variant>
        <vt:i4>5</vt:i4>
      </vt:variant>
      <vt:variant>
        <vt:lpwstr>http://home.blade.php/</vt:lpwstr>
      </vt:variant>
      <vt:variant>
        <vt:lpwstr/>
      </vt:variant>
      <vt:variant>
        <vt:i4>1441852</vt:i4>
      </vt:variant>
      <vt:variant>
        <vt:i4>218</vt:i4>
      </vt:variant>
      <vt:variant>
        <vt:i4>0</vt:i4>
      </vt:variant>
      <vt:variant>
        <vt:i4>5</vt:i4>
      </vt:variant>
      <vt:variant>
        <vt:lpwstr/>
      </vt:variant>
      <vt:variant>
        <vt:lpwstr>_Toc137624801</vt:lpwstr>
      </vt:variant>
      <vt:variant>
        <vt:i4>1441852</vt:i4>
      </vt:variant>
      <vt:variant>
        <vt:i4>212</vt:i4>
      </vt:variant>
      <vt:variant>
        <vt:i4>0</vt:i4>
      </vt:variant>
      <vt:variant>
        <vt:i4>5</vt:i4>
      </vt:variant>
      <vt:variant>
        <vt:lpwstr/>
      </vt:variant>
      <vt:variant>
        <vt:lpwstr>_Toc137624800</vt:lpwstr>
      </vt:variant>
      <vt:variant>
        <vt:i4>2031667</vt:i4>
      </vt:variant>
      <vt:variant>
        <vt:i4>206</vt:i4>
      </vt:variant>
      <vt:variant>
        <vt:i4>0</vt:i4>
      </vt:variant>
      <vt:variant>
        <vt:i4>5</vt:i4>
      </vt:variant>
      <vt:variant>
        <vt:lpwstr/>
      </vt:variant>
      <vt:variant>
        <vt:lpwstr>_Toc137624799</vt:lpwstr>
      </vt:variant>
      <vt:variant>
        <vt:i4>2031667</vt:i4>
      </vt:variant>
      <vt:variant>
        <vt:i4>200</vt:i4>
      </vt:variant>
      <vt:variant>
        <vt:i4>0</vt:i4>
      </vt:variant>
      <vt:variant>
        <vt:i4>5</vt:i4>
      </vt:variant>
      <vt:variant>
        <vt:lpwstr/>
      </vt:variant>
      <vt:variant>
        <vt:lpwstr>_Toc137624798</vt:lpwstr>
      </vt:variant>
      <vt:variant>
        <vt:i4>2031667</vt:i4>
      </vt:variant>
      <vt:variant>
        <vt:i4>194</vt:i4>
      </vt:variant>
      <vt:variant>
        <vt:i4>0</vt:i4>
      </vt:variant>
      <vt:variant>
        <vt:i4>5</vt:i4>
      </vt:variant>
      <vt:variant>
        <vt:lpwstr/>
      </vt:variant>
      <vt:variant>
        <vt:lpwstr>_Toc137624797</vt:lpwstr>
      </vt:variant>
      <vt:variant>
        <vt:i4>2031667</vt:i4>
      </vt:variant>
      <vt:variant>
        <vt:i4>188</vt:i4>
      </vt:variant>
      <vt:variant>
        <vt:i4>0</vt:i4>
      </vt:variant>
      <vt:variant>
        <vt:i4>5</vt:i4>
      </vt:variant>
      <vt:variant>
        <vt:lpwstr/>
      </vt:variant>
      <vt:variant>
        <vt:lpwstr>_Toc137624796</vt:lpwstr>
      </vt:variant>
      <vt:variant>
        <vt:i4>2031667</vt:i4>
      </vt:variant>
      <vt:variant>
        <vt:i4>182</vt:i4>
      </vt:variant>
      <vt:variant>
        <vt:i4>0</vt:i4>
      </vt:variant>
      <vt:variant>
        <vt:i4>5</vt:i4>
      </vt:variant>
      <vt:variant>
        <vt:lpwstr/>
      </vt:variant>
      <vt:variant>
        <vt:lpwstr>_Toc137624795</vt:lpwstr>
      </vt:variant>
      <vt:variant>
        <vt:i4>2031667</vt:i4>
      </vt:variant>
      <vt:variant>
        <vt:i4>176</vt:i4>
      </vt:variant>
      <vt:variant>
        <vt:i4>0</vt:i4>
      </vt:variant>
      <vt:variant>
        <vt:i4>5</vt:i4>
      </vt:variant>
      <vt:variant>
        <vt:lpwstr/>
      </vt:variant>
      <vt:variant>
        <vt:lpwstr>_Toc137624794</vt:lpwstr>
      </vt:variant>
      <vt:variant>
        <vt:i4>2031667</vt:i4>
      </vt:variant>
      <vt:variant>
        <vt:i4>170</vt:i4>
      </vt:variant>
      <vt:variant>
        <vt:i4>0</vt:i4>
      </vt:variant>
      <vt:variant>
        <vt:i4>5</vt:i4>
      </vt:variant>
      <vt:variant>
        <vt:lpwstr/>
      </vt:variant>
      <vt:variant>
        <vt:lpwstr>_Toc137624793</vt:lpwstr>
      </vt:variant>
      <vt:variant>
        <vt:i4>2031667</vt:i4>
      </vt:variant>
      <vt:variant>
        <vt:i4>164</vt:i4>
      </vt:variant>
      <vt:variant>
        <vt:i4>0</vt:i4>
      </vt:variant>
      <vt:variant>
        <vt:i4>5</vt:i4>
      </vt:variant>
      <vt:variant>
        <vt:lpwstr/>
      </vt:variant>
      <vt:variant>
        <vt:lpwstr>_Toc137624792</vt:lpwstr>
      </vt:variant>
      <vt:variant>
        <vt:i4>2031667</vt:i4>
      </vt:variant>
      <vt:variant>
        <vt:i4>158</vt:i4>
      </vt:variant>
      <vt:variant>
        <vt:i4>0</vt:i4>
      </vt:variant>
      <vt:variant>
        <vt:i4>5</vt:i4>
      </vt:variant>
      <vt:variant>
        <vt:lpwstr/>
      </vt:variant>
      <vt:variant>
        <vt:lpwstr>_Toc137624791</vt:lpwstr>
      </vt:variant>
      <vt:variant>
        <vt:i4>2031667</vt:i4>
      </vt:variant>
      <vt:variant>
        <vt:i4>152</vt:i4>
      </vt:variant>
      <vt:variant>
        <vt:i4>0</vt:i4>
      </vt:variant>
      <vt:variant>
        <vt:i4>5</vt:i4>
      </vt:variant>
      <vt:variant>
        <vt:lpwstr/>
      </vt:variant>
      <vt:variant>
        <vt:lpwstr>_Toc137624790</vt:lpwstr>
      </vt:variant>
      <vt:variant>
        <vt:i4>1966131</vt:i4>
      </vt:variant>
      <vt:variant>
        <vt:i4>146</vt:i4>
      </vt:variant>
      <vt:variant>
        <vt:i4>0</vt:i4>
      </vt:variant>
      <vt:variant>
        <vt:i4>5</vt:i4>
      </vt:variant>
      <vt:variant>
        <vt:lpwstr/>
      </vt:variant>
      <vt:variant>
        <vt:lpwstr>_Toc137624789</vt:lpwstr>
      </vt:variant>
      <vt:variant>
        <vt:i4>1966131</vt:i4>
      </vt:variant>
      <vt:variant>
        <vt:i4>140</vt:i4>
      </vt:variant>
      <vt:variant>
        <vt:i4>0</vt:i4>
      </vt:variant>
      <vt:variant>
        <vt:i4>5</vt:i4>
      </vt:variant>
      <vt:variant>
        <vt:lpwstr/>
      </vt:variant>
      <vt:variant>
        <vt:lpwstr>_Toc137624788</vt:lpwstr>
      </vt:variant>
      <vt:variant>
        <vt:i4>1966131</vt:i4>
      </vt:variant>
      <vt:variant>
        <vt:i4>134</vt:i4>
      </vt:variant>
      <vt:variant>
        <vt:i4>0</vt:i4>
      </vt:variant>
      <vt:variant>
        <vt:i4>5</vt:i4>
      </vt:variant>
      <vt:variant>
        <vt:lpwstr/>
      </vt:variant>
      <vt:variant>
        <vt:lpwstr>_Toc137624787</vt:lpwstr>
      </vt:variant>
      <vt:variant>
        <vt:i4>1966131</vt:i4>
      </vt:variant>
      <vt:variant>
        <vt:i4>128</vt:i4>
      </vt:variant>
      <vt:variant>
        <vt:i4>0</vt:i4>
      </vt:variant>
      <vt:variant>
        <vt:i4>5</vt:i4>
      </vt:variant>
      <vt:variant>
        <vt:lpwstr/>
      </vt:variant>
      <vt:variant>
        <vt:lpwstr>_Toc137624786</vt:lpwstr>
      </vt:variant>
      <vt:variant>
        <vt:i4>1966131</vt:i4>
      </vt:variant>
      <vt:variant>
        <vt:i4>122</vt:i4>
      </vt:variant>
      <vt:variant>
        <vt:i4>0</vt:i4>
      </vt:variant>
      <vt:variant>
        <vt:i4>5</vt:i4>
      </vt:variant>
      <vt:variant>
        <vt:lpwstr/>
      </vt:variant>
      <vt:variant>
        <vt:lpwstr>_Toc137624785</vt:lpwstr>
      </vt:variant>
      <vt:variant>
        <vt:i4>1966131</vt:i4>
      </vt:variant>
      <vt:variant>
        <vt:i4>116</vt:i4>
      </vt:variant>
      <vt:variant>
        <vt:i4>0</vt:i4>
      </vt:variant>
      <vt:variant>
        <vt:i4>5</vt:i4>
      </vt:variant>
      <vt:variant>
        <vt:lpwstr/>
      </vt:variant>
      <vt:variant>
        <vt:lpwstr>_Toc137624784</vt:lpwstr>
      </vt:variant>
      <vt:variant>
        <vt:i4>1966131</vt:i4>
      </vt:variant>
      <vt:variant>
        <vt:i4>110</vt:i4>
      </vt:variant>
      <vt:variant>
        <vt:i4>0</vt:i4>
      </vt:variant>
      <vt:variant>
        <vt:i4>5</vt:i4>
      </vt:variant>
      <vt:variant>
        <vt:lpwstr/>
      </vt:variant>
      <vt:variant>
        <vt:lpwstr>_Toc137624783</vt:lpwstr>
      </vt:variant>
      <vt:variant>
        <vt:i4>1966131</vt:i4>
      </vt:variant>
      <vt:variant>
        <vt:i4>104</vt:i4>
      </vt:variant>
      <vt:variant>
        <vt:i4>0</vt:i4>
      </vt:variant>
      <vt:variant>
        <vt:i4>5</vt:i4>
      </vt:variant>
      <vt:variant>
        <vt:lpwstr/>
      </vt:variant>
      <vt:variant>
        <vt:lpwstr>_Toc137624782</vt:lpwstr>
      </vt:variant>
      <vt:variant>
        <vt:i4>1966131</vt:i4>
      </vt:variant>
      <vt:variant>
        <vt:i4>98</vt:i4>
      </vt:variant>
      <vt:variant>
        <vt:i4>0</vt:i4>
      </vt:variant>
      <vt:variant>
        <vt:i4>5</vt:i4>
      </vt:variant>
      <vt:variant>
        <vt:lpwstr/>
      </vt:variant>
      <vt:variant>
        <vt:lpwstr>_Toc137624781</vt:lpwstr>
      </vt:variant>
      <vt:variant>
        <vt:i4>1966131</vt:i4>
      </vt:variant>
      <vt:variant>
        <vt:i4>92</vt:i4>
      </vt:variant>
      <vt:variant>
        <vt:i4>0</vt:i4>
      </vt:variant>
      <vt:variant>
        <vt:i4>5</vt:i4>
      </vt:variant>
      <vt:variant>
        <vt:lpwstr/>
      </vt:variant>
      <vt:variant>
        <vt:lpwstr>_Toc137624780</vt:lpwstr>
      </vt:variant>
      <vt:variant>
        <vt:i4>1114163</vt:i4>
      </vt:variant>
      <vt:variant>
        <vt:i4>86</vt:i4>
      </vt:variant>
      <vt:variant>
        <vt:i4>0</vt:i4>
      </vt:variant>
      <vt:variant>
        <vt:i4>5</vt:i4>
      </vt:variant>
      <vt:variant>
        <vt:lpwstr/>
      </vt:variant>
      <vt:variant>
        <vt:lpwstr>_Toc137624779</vt:lpwstr>
      </vt:variant>
      <vt:variant>
        <vt:i4>1114163</vt:i4>
      </vt:variant>
      <vt:variant>
        <vt:i4>80</vt:i4>
      </vt:variant>
      <vt:variant>
        <vt:i4>0</vt:i4>
      </vt:variant>
      <vt:variant>
        <vt:i4>5</vt:i4>
      </vt:variant>
      <vt:variant>
        <vt:lpwstr/>
      </vt:variant>
      <vt:variant>
        <vt:lpwstr>_Toc137624778</vt:lpwstr>
      </vt:variant>
      <vt:variant>
        <vt:i4>1114163</vt:i4>
      </vt:variant>
      <vt:variant>
        <vt:i4>74</vt:i4>
      </vt:variant>
      <vt:variant>
        <vt:i4>0</vt:i4>
      </vt:variant>
      <vt:variant>
        <vt:i4>5</vt:i4>
      </vt:variant>
      <vt:variant>
        <vt:lpwstr/>
      </vt:variant>
      <vt:variant>
        <vt:lpwstr>_Toc137624777</vt:lpwstr>
      </vt:variant>
      <vt:variant>
        <vt:i4>1114163</vt:i4>
      </vt:variant>
      <vt:variant>
        <vt:i4>68</vt:i4>
      </vt:variant>
      <vt:variant>
        <vt:i4>0</vt:i4>
      </vt:variant>
      <vt:variant>
        <vt:i4>5</vt:i4>
      </vt:variant>
      <vt:variant>
        <vt:lpwstr/>
      </vt:variant>
      <vt:variant>
        <vt:lpwstr>_Toc137624776</vt:lpwstr>
      </vt:variant>
      <vt:variant>
        <vt:i4>1114163</vt:i4>
      </vt:variant>
      <vt:variant>
        <vt:i4>62</vt:i4>
      </vt:variant>
      <vt:variant>
        <vt:i4>0</vt:i4>
      </vt:variant>
      <vt:variant>
        <vt:i4>5</vt:i4>
      </vt:variant>
      <vt:variant>
        <vt:lpwstr/>
      </vt:variant>
      <vt:variant>
        <vt:lpwstr>_Toc137624775</vt:lpwstr>
      </vt:variant>
      <vt:variant>
        <vt:i4>1114163</vt:i4>
      </vt:variant>
      <vt:variant>
        <vt:i4>56</vt:i4>
      </vt:variant>
      <vt:variant>
        <vt:i4>0</vt:i4>
      </vt:variant>
      <vt:variant>
        <vt:i4>5</vt:i4>
      </vt:variant>
      <vt:variant>
        <vt:lpwstr/>
      </vt:variant>
      <vt:variant>
        <vt:lpwstr>_Toc137624774</vt:lpwstr>
      </vt:variant>
      <vt:variant>
        <vt:i4>1114163</vt:i4>
      </vt:variant>
      <vt:variant>
        <vt:i4>50</vt:i4>
      </vt:variant>
      <vt:variant>
        <vt:i4>0</vt:i4>
      </vt:variant>
      <vt:variant>
        <vt:i4>5</vt:i4>
      </vt:variant>
      <vt:variant>
        <vt:lpwstr/>
      </vt:variant>
      <vt:variant>
        <vt:lpwstr>_Toc137624773</vt:lpwstr>
      </vt:variant>
      <vt:variant>
        <vt:i4>1114163</vt:i4>
      </vt:variant>
      <vt:variant>
        <vt:i4>44</vt:i4>
      </vt:variant>
      <vt:variant>
        <vt:i4>0</vt:i4>
      </vt:variant>
      <vt:variant>
        <vt:i4>5</vt:i4>
      </vt:variant>
      <vt:variant>
        <vt:lpwstr/>
      </vt:variant>
      <vt:variant>
        <vt:lpwstr>_Toc137624772</vt:lpwstr>
      </vt:variant>
      <vt:variant>
        <vt:i4>1114163</vt:i4>
      </vt:variant>
      <vt:variant>
        <vt:i4>38</vt:i4>
      </vt:variant>
      <vt:variant>
        <vt:i4>0</vt:i4>
      </vt:variant>
      <vt:variant>
        <vt:i4>5</vt:i4>
      </vt:variant>
      <vt:variant>
        <vt:lpwstr/>
      </vt:variant>
      <vt:variant>
        <vt:lpwstr>_Toc137624771</vt:lpwstr>
      </vt:variant>
      <vt:variant>
        <vt:i4>1114163</vt:i4>
      </vt:variant>
      <vt:variant>
        <vt:i4>32</vt:i4>
      </vt:variant>
      <vt:variant>
        <vt:i4>0</vt:i4>
      </vt:variant>
      <vt:variant>
        <vt:i4>5</vt:i4>
      </vt:variant>
      <vt:variant>
        <vt:lpwstr/>
      </vt:variant>
      <vt:variant>
        <vt:lpwstr>_Toc137624770</vt:lpwstr>
      </vt:variant>
      <vt:variant>
        <vt:i4>1048627</vt:i4>
      </vt:variant>
      <vt:variant>
        <vt:i4>26</vt:i4>
      </vt:variant>
      <vt:variant>
        <vt:i4>0</vt:i4>
      </vt:variant>
      <vt:variant>
        <vt:i4>5</vt:i4>
      </vt:variant>
      <vt:variant>
        <vt:lpwstr/>
      </vt:variant>
      <vt:variant>
        <vt:lpwstr>_Toc137624769</vt:lpwstr>
      </vt:variant>
      <vt:variant>
        <vt:i4>1048627</vt:i4>
      </vt:variant>
      <vt:variant>
        <vt:i4>20</vt:i4>
      </vt:variant>
      <vt:variant>
        <vt:i4>0</vt:i4>
      </vt:variant>
      <vt:variant>
        <vt:i4>5</vt:i4>
      </vt:variant>
      <vt:variant>
        <vt:lpwstr/>
      </vt:variant>
      <vt:variant>
        <vt:lpwstr>_Toc137624768</vt:lpwstr>
      </vt:variant>
      <vt:variant>
        <vt:i4>1048627</vt:i4>
      </vt:variant>
      <vt:variant>
        <vt:i4>14</vt:i4>
      </vt:variant>
      <vt:variant>
        <vt:i4>0</vt:i4>
      </vt:variant>
      <vt:variant>
        <vt:i4>5</vt:i4>
      </vt:variant>
      <vt:variant>
        <vt:lpwstr/>
      </vt:variant>
      <vt:variant>
        <vt:lpwstr>_Toc137624767</vt:lpwstr>
      </vt:variant>
      <vt:variant>
        <vt:i4>1048627</vt:i4>
      </vt:variant>
      <vt:variant>
        <vt:i4>8</vt:i4>
      </vt:variant>
      <vt:variant>
        <vt:i4>0</vt:i4>
      </vt:variant>
      <vt:variant>
        <vt:i4>5</vt:i4>
      </vt:variant>
      <vt:variant>
        <vt:lpwstr/>
      </vt:variant>
      <vt:variant>
        <vt:lpwstr>_Toc137624766</vt:lpwstr>
      </vt:variant>
      <vt:variant>
        <vt:i4>1048627</vt:i4>
      </vt:variant>
      <vt:variant>
        <vt:i4>2</vt:i4>
      </vt:variant>
      <vt:variant>
        <vt:i4>0</vt:i4>
      </vt:variant>
      <vt:variant>
        <vt:i4>5</vt:i4>
      </vt:variant>
      <vt:variant>
        <vt:lpwstr/>
      </vt:variant>
      <vt:variant>
        <vt:lpwstr>_Toc137624765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DossierProjet</dc:title>
  <dc:subject>Titre professionnel Concepteur Développeur d’application.</dc:subject>
  <dc:creator>Jérémy Sadi</dc:creator>
  <cp:keywords/>
  <dc:description/>
  <cp:lastModifiedBy>Jérémy Sabadie</cp:lastModifiedBy>
  <cp:revision>172</cp:revision>
  <cp:lastPrinted>2023-06-22T13:39:00Z</cp:lastPrinted>
  <dcterms:created xsi:type="dcterms:W3CDTF">2023-06-22T08:01:00Z</dcterms:created>
  <dcterms:modified xsi:type="dcterms:W3CDTF">2023-06-22T13:39:00Z</dcterms:modified>
</cp:coreProperties>
</file>